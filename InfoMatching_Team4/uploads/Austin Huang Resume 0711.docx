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0E58" w14:textId="77777777" w:rsidR="00806A25" w:rsidRDefault="00000000">
      <w:pPr>
        <w:spacing w:after="0" w:line="240" w:lineRule="auto"/>
        <w:ind w:left="1" w:hanging="3"/>
        <w:jc w:val="center"/>
        <w:rPr>
          <w:rFonts w:ascii="Times New Roman" w:hAnsi="Times New Roman" w:cs="Times New Roman"/>
          <w:b/>
          <w:bCs/>
          <w:sz w:val="30"/>
          <w:szCs w:val="30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Zixuan</w:t>
      </w:r>
      <w:r>
        <w:rPr>
          <w:rFonts w:ascii="Times New Roman" w:hAnsi="Times New Roman" w:cs="Times New Roman"/>
          <w:b/>
          <w:bCs/>
          <w:sz w:val="30"/>
          <w:szCs w:val="30"/>
          <w:lang w:eastAsia="zh-CN"/>
        </w:rPr>
        <w:t xml:space="preserve"> (Austin)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Huang</w:t>
      </w:r>
    </w:p>
    <w:p w14:paraId="1CF30044" w14:textId="77777777" w:rsidR="00806A25" w:rsidRDefault="00000000">
      <w:pPr>
        <w:spacing w:afterLines="51" w:after="122" w:line="240" w:lineRule="auto"/>
        <w:ind w:left="0" w:hanging="2"/>
        <w:jc w:val="center"/>
        <w:rPr>
          <w:rFonts w:ascii="Times New Roman" w:hAnsi="Times New Roman" w:cs="Times New Roman"/>
          <w:sz w:val="18"/>
          <w:szCs w:val="18"/>
          <w:lang w:eastAsia="zh-CN"/>
        </w:rPr>
      </w:pPr>
      <w:r>
        <w:rPr>
          <w:rFonts w:ascii="Times New Roman" w:hAnsi="Times New Roman" w:cs="Times New Roman" w:hint="eastAsia"/>
          <w:sz w:val="18"/>
          <w:szCs w:val="18"/>
          <w:lang w:eastAsia="zh-CN"/>
        </w:rPr>
        <w:t xml:space="preserve">Open to Relocate 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| </w:t>
      </w:r>
      <w:hyperlink r:id="rId8" w:history="1">
        <w:r>
          <w:rPr>
            <w:rStyle w:val="ae"/>
            <w:rFonts w:ascii="Times New Roman" w:eastAsia="Times New Roman" w:hAnsi="Times New Roman" w:cs="Times New Roman"/>
            <w:sz w:val="18"/>
            <w:szCs w:val="18"/>
          </w:rPr>
          <w:t>ah108@rice.edu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|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(346) 541-7952 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| </w:t>
      </w:r>
      <w:hyperlink r:id="rId9" w:history="1">
        <w:r>
          <w:rPr>
            <w:rStyle w:val="ae"/>
            <w:rFonts w:ascii="Times New Roman" w:hAnsi="Times New Roman" w:cs="Times New Roman"/>
            <w:sz w:val="18"/>
            <w:szCs w:val="18"/>
            <w:lang w:eastAsia="zh-CN"/>
          </w:rPr>
          <w:t>LinkedIn</w:t>
        </w:r>
      </w:hyperlink>
    </w:p>
    <w:p w14:paraId="315DF052" w14:textId="77777777" w:rsidR="00806A25" w:rsidRDefault="00000000">
      <w:pPr>
        <w:pBdr>
          <w:bottom w:val="single" w:sz="4" w:space="1" w:color="auto"/>
        </w:pBdr>
        <w:spacing w:beforeLines="51" w:before="122" w:afterLines="25" w:after="60" w:line="240" w:lineRule="auto"/>
        <w:ind w:leftChars="0" w:left="0" w:right="116" w:firstLineChars="0" w:firstLine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DUCATION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BD94C6F" w14:textId="77777777" w:rsidR="00806A25" w:rsidRDefault="00000000">
      <w:pPr>
        <w:spacing w:after="0" w:line="240" w:lineRule="auto"/>
        <w:ind w:left="0" w:right="116" w:hanging="2"/>
        <w:jc w:val="both"/>
        <w:rPr>
          <w:rFonts w:ascii="Times New Roman" w:eastAsia="Times New Roman" w:hAnsi="Times New Roman" w:cs="Times New Roman"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Rice University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Cs/>
          <w:i/>
          <w:iCs/>
          <w:sz w:val="20"/>
          <w:szCs w:val="20"/>
          <w:lang w:eastAsia="zh-CN"/>
        </w:rPr>
        <w:tab/>
        <w:t xml:space="preserve">                                      </w:t>
      </w:r>
      <w:r>
        <w:rPr>
          <w:rFonts w:ascii="Times New Roman" w:eastAsia="PingFang TC" w:hAnsi="Times New Roman" w:cs="Times New Roman" w:hint="eastAsia"/>
          <w:iCs/>
          <w:sz w:val="20"/>
          <w:szCs w:val="20"/>
          <w:lang w:eastAsia="zh-CN"/>
        </w:rPr>
        <w:t xml:space="preserve">September 2022 - 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>May 2026</w:t>
      </w:r>
    </w:p>
    <w:p w14:paraId="5A562593" w14:textId="77777777" w:rsidR="00806A25" w:rsidRDefault="00000000">
      <w:pPr>
        <w:spacing w:after="0" w:line="240" w:lineRule="auto"/>
        <w:ind w:left="0" w:right="116" w:hanging="2"/>
        <w:jc w:val="both"/>
        <w:rPr>
          <w:rFonts w:ascii="Times New Roman" w:hAnsi="Times New Roman" w:cs="Times New Roman"/>
          <w:bCs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bCs/>
          <w:i/>
          <w:sz w:val="20"/>
          <w:szCs w:val="20"/>
          <w:lang w:eastAsia="zh-CN"/>
        </w:rPr>
        <w:t>Bachelor of Science in</w:t>
      </w:r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 xml:space="preserve"> Computer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 xml:space="preserve">Science </w:t>
      </w:r>
      <w:r>
        <w:rPr>
          <w:rFonts w:ascii="Times New Roman" w:eastAsia="PingFang TC" w:hAnsi="Times New Roman" w:cs="Times New Roman"/>
          <w:i/>
          <w:sz w:val="20"/>
          <w:szCs w:val="20"/>
          <w:lang w:eastAsia="zh-CN"/>
        </w:rPr>
        <w:t xml:space="preserve"> </w:t>
      </w:r>
      <w:r>
        <w:rPr>
          <w:rFonts w:ascii="Times New Roman" w:eastAsia="PingFang TC" w:hAnsi="Times New Roman" w:cs="Times New Roman"/>
          <w:i/>
          <w:sz w:val="20"/>
          <w:szCs w:val="20"/>
          <w:lang w:eastAsia="zh-CN"/>
        </w:rPr>
        <w:tab/>
      </w:r>
      <w:proofErr w:type="gramEnd"/>
      <w:r>
        <w:rPr>
          <w:rFonts w:ascii="Times New Roman" w:eastAsia="PingFang TC" w:hAnsi="Times New Roman" w:cs="Times New Roman"/>
          <w:i/>
          <w:sz w:val="20"/>
          <w:szCs w:val="20"/>
          <w:lang w:eastAsia="zh-CN"/>
        </w:rPr>
        <w:tab/>
        <w:t xml:space="preserve">                                                              </w:t>
      </w:r>
      <w:r>
        <w:rPr>
          <w:rFonts w:ascii="Times New Roman" w:eastAsia="PingFang TC" w:hAnsi="Times New Roman" w:cs="Times New Roman" w:hint="eastAsia"/>
          <w:i/>
          <w:sz w:val="20"/>
          <w:szCs w:val="20"/>
          <w:lang w:eastAsia="zh-CN"/>
        </w:rPr>
        <w:t xml:space="preserve">                        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GPA: 3.</w:t>
      </w:r>
      <w:r>
        <w:rPr>
          <w:rFonts w:ascii="Times New Roman" w:hAnsi="Times New Roman" w:cs="Times New Roman"/>
          <w:bCs/>
          <w:sz w:val="20"/>
          <w:szCs w:val="20"/>
          <w:lang w:eastAsia="zh-CN"/>
        </w:rPr>
        <w:t>91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/4.00</w:t>
      </w:r>
      <w:r>
        <w:rPr>
          <w:rFonts w:ascii="Times New Roman" w:hAnsi="Times New Roman" w:cs="Times New Roman"/>
          <w:bCs/>
          <w:sz w:val="20"/>
          <w:szCs w:val="20"/>
          <w:lang w:eastAsia="zh-CN"/>
        </w:rPr>
        <w:t xml:space="preserve">  </w:t>
      </w:r>
    </w:p>
    <w:p w14:paraId="35EC5DC8" w14:textId="77777777" w:rsidR="00806A25" w:rsidRDefault="00000000">
      <w:pPr>
        <w:pStyle w:val="ListParagraph1"/>
        <w:spacing w:afterLines="51" w:after="122" w:line="240" w:lineRule="auto"/>
        <w:ind w:leftChars="0" w:left="0" w:right="116" w:firstLineChars="0" w:firstLine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  <w:lang w:eastAsia="zh-CN"/>
        </w:rPr>
        <w:t xml:space="preserve">Relevant Coursework: Computational Thinking, Algorithmic Thinking, Program Design, Concurrent Program </w:t>
      </w:r>
      <w:proofErr w:type="gramStart"/>
      <w:r>
        <w:rPr>
          <w:rFonts w:ascii="Times New Roman" w:hAnsi="Times New Roman" w:cs="Times New Roman"/>
          <w:bCs/>
          <w:sz w:val="20"/>
          <w:szCs w:val="20"/>
          <w:lang w:eastAsia="zh-CN"/>
        </w:rPr>
        <w:t>Design,  Computer</w:t>
      </w:r>
      <w:proofErr w:type="gramEnd"/>
      <w:r>
        <w:rPr>
          <w:rFonts w:ascii="Times New Roman" w:hAnsi="Times New Roman" w:cs="Times New Roman"/>
          <w:bCs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sz w:val="20"/>
          <w:szCs w:val="20"/>
          <w:lang w:eastAsia="zh-CN"/>
        </w:rPr>
        <w:t>Organization</w:t>
      </w:r>
      <w:r>
        <w:rPr>
          <w:rFonts w:ascii="Times New Roman" w:hAnsi="Times New Roman" w:cs="Times New Roman"/>
          <w:bCs/>
          <w:sz w:val="20"/>
          <w:szCs w:val="20"/>
          <w:lang w:eastAsia="zh-CN"/>
        </w:rPr>
        <w:t>, Reasoning about</w:t>
      </w:r>
      <w:r>
        <w:rPr>
          <w:rFonts w:ascii="Times New Roman" w:hAnsi="Times New Roman" w:cs="Times New Roman" w:hint="eastAsia"/>
          <w:bCs/>
          <w:sz w:val="20"/>
          <w:szCs w:val="20"/>
          <w:lang w:eastAsia="zh-CN"/>
        </w:rPr>
        <w:t xml:space="preserve"> A</w:t>
      </w:r>
      <w:r>
        <w:rPr>
          <w:rFonts w:ascii="Times New Roman" w:hAnsi="Times New Roman" w:cs="Times New Roman"/>
          <w:bCs/>
          <w:sz w:val="20"/>
          <w:szCs w:val="20"/>
          <w:lang w:eastAsia="zh-CN"/>
        </w:rPr>
        <w:t>lgorithms</w:t>
      </w:r>
    </w:p>
    <w:p w14:paraId="47D69247" w14:textId="77777777" w:rsidR="00806A25" w:rsidRDefault="00000000">
      <w:pPr>
        <w:pBdr>
          <w:bottom w:val="single" w:sz="4" w:space="1" w:color="auto"/>
        </w:pBdr>
        <w:spacing w:after="0" w:line="240" w:lineRule="auto"/>
        <w:ind w:left="0" w:right="116" w:hanging="2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S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KILLS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DB698B8" w14:textId="77777777" w:rsidR="00806A25" w:rsidRDefault="00000000">
      <w:pPr>
        <w:pStyle w:val="Body"/>
        <w:ind w:right="116"/>
        <w:rPr>
          <w:rFonts w:ascii="Times New Roman" w:eastAsia="宋体" w:hAnsi="Times New Roman" w:cs="Times New Roman"/>
          <w:sz w:val="20"/>
          <w:szCs w:val="20"/>
          <w:lang w:val="en-US"/>
        </w:rPr>
      </w:pPr>
      <w:r>
        <w:rPr>
          <w:rFonts w:ascii="Times New Roman" w:eastAsia="宋体" w:hAnsi="Times New Roman" w:cs="Times New Roman" w:hint="eastAsia"/>
          <w:b/>
          <w:bCs/>
          <w:sz w:val="20"/>
          <w:szCs w:val="20"/>
          <w:lang w:val="en-US"/>
        </w:rPr>
        <w:t>Languages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>
        <w:rPr>
          <w:rFonts w:ascii="Times New Roman" w:eastAsia="宋体" w:hAnsi="Times New Roman" w:cs="Times New Roman" w:hint="eastAsia"/>
          <w:b/>
          <w:bCs/>
          <w:sz w:val="20"/>
          <w:szCs w:val="20"/>
          <w:lang w:val="en-US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>C/C++ (3 yrs), Python (3 yrs), Java (2yrs), HTML/CSS/</w:t>
      </w:r>
      <w:proofErr w:type="spellStart"/>
      <w:r>
        <w:rPr>
          <w:rFonts w:ascii="Times New Roman" w:eastAsia="宋体" w:hAnsi="Times New Roman" w:cs="Times New Roman"/>
          <w:sz w:val="20"/>
          <w:szCs w:val="20"/>
          <w:lang w:val="en-US"/>
        </w:rPr>
        <w:t>Javascript</w:t>
      </w:r>
      <w:proofErr w:type="spellEnd"/>
      <w:r>
        <w:rPr>
          <w:rFonts w:ascii="Times New Roman" w:eastAsia="宋体" w:hAnsi="Times New Roman" w:cs="Times New Roman"/>
          <w:sz w:val="20"/>
          <w:szCs w:val="20"/>
          <w:lang w:val="en-US"/>
        </w:rPr>
        <w:t>, C#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,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 SQL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,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 MATLAB</w:t>
      </w:r>
    </w:p>
    <w:p w14:paraId="4E5FC02B" w14:textId="77777777" w:rsidR="00806A25" w:rsidRDefault="00000000">
      <w:pPr>
        <w:pStyle w:val="Body"/>
        <w:ind w:right="116"/>
        <w:rPr>
          <w:rFonts w:ascii="Times New Roman" w:eastAsia="宋体" w:hAnsi="Times New Roman" w:cs="Times New Roman"/>
          <w:sz w:val="20"/>
          <w:szCs w:val="20"/>
          <w:lang w:val="en-US"/>
        </w:rPr>
      </w:pPr>
      <w:r>
        <w:rPr>
          <w:rFonts w:ascii="Times New Roman Bold" w:eastAsia="宋体" w:hAnsi="Times New Roman Bold" w:cs="Times New Roman Bold"/>
          <w:b/>
          <w:bCs/>
          <w:sz w:val="20"/>
          <w:szCs w:val="20"/>
          <w:lang w:val="en-US"/>
        </w:rPr>
        <w:t>Software</w:t>
      </w:r>
      <w:r>
        <w:rPr>
          <w:rFonts w:ascii="Times New Roman Bold" w:eastAsia="宋体" w:hAnsi="Times New Roman Bold" w:cs="Times New Roman Bold" w:hint="eastAsia"/>
          <w:b/>
          <w:bCs/>
          <w:sz w:val="20"/>
          <w:szCs w:val="20"/>
          <w:lang w:val="en-US"/>
        </w:rPr>
        <w:t xml:space="preserve"> &amp; Operating </w:t>
      </w:r>
      <w:proofErr w:type="gramStart"/>
      <w:r>
        <w:rPr>
          <w:rFonts w:ascii="Times New Roman Bold" w:eastAsia="宋体" w:hAnsi="Times New Roman Bold" w:cs="Times New Roman Bold" w:hint="eastAsia"/>
          <w:b/>
          <w:bCs/>
          <w:sz w:val="20"/>
          <w:szCs w:val="20"/>
          <w:lang w:val="en-US"/>
        </w:rPr>
        <w:t xml:space="preserve">Systems </w:t>
      </w:r>
      <w:r>
        <w:rPr>
          <w:rFonts w:ascii="Times New Roman Bold" w:eastAsia="宋体" w:hAnsi="Times New Roman Bold" w:cs="Times New Roman Bold"/>
          <w:b/>
          <w:bCs/>
          <w:sz w:val="20"/>
          <w:szCs w:val="20"/>
          <w:lang w:val="en-US"/>
        </w:rPr>
        <w:t>:</w:t>
      </w:r>
      <w:proofErr w:type="gramEnd"/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0"/>
          <w:szCs w:val="20"/>
          <w:lang w:val="en-US"/>
        </w:rPr>
        <w:t>AWS,  Kafka</w:t>
      </w:r>
      <w:proofErr w:type="gramEnd"/>
      <w:r>
        <w:rPr>
          <w:rFonts w:ascii="Times New Roman" w:eastAsia="宋体" w:hAnsi="Times New Roman" w:cs="Times New Roman"/>
          <w:sz w:val="20"/>
          <w:szCs w:val="20"/>
          <w:lang w:val="en-US"/>
        </w:rPr>
        <w:t>, Spark, Microsoft office Suite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, Unity, Linux, Unix</w:t>
      </w:r>
    </w:p>
    <w:p w14:paraId="3CEB94A3" w14:textId="77777777" w:rsidR="00806A25" w:rsidRDefault="00000000">
      <w:pPr>
        <w:pStyle w:val="Body"/>
        <w:ind w:right="116"/>
        <w:rPr>
          <w:rFonts w:ascii="Times New Roman" w:eastAsia="宋体" w:hAnsi="Times New Roman" w:cs="Times New Roman"/>
          <w:sz w:val="20"/>
          <w:szCs w:val="20"/>
          <w:highlight w:val="yellow"/>
          <w:lang w:val="en-US"/>
        </w:rPr>
        <w:sectPr w:rsidR="00806A2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864" w:right="1080" w:bottom="864" w:left="1080" w:header="432" w:footer="432" w:gutter="0"/>
          <w:pgNumType w:start="1"/>
          <w:cols w:space="0"/>
        </w:sectPr>
      </w:pPr>
      <w:r>
        <w:rPr>
          <w:rFonts w:ascii="Times New Roman" w:eastAsia="宋体" w:hAnsi="Times New Roman" w:cs="Times New Roman" w:hint="eastAsia"/>
          <w:b/>
          <w:bCs/>
          <w:sz w:val="20"/>
          <w:szCs w:val="20"/>
          <w:highlight w:val="yellow"/>
          <w:lang w:val="en-US"/>
        </w:rPr>
        <w:t>Database</w:t>
      </w:r>
      <w:r>
        <w:rPr>
          <w:rFonts w:ascii="Times New Roman" w:eastAsia="宋体" w:hAnsi="Times New Roman" w:cs="Times New Roman" w:hint="eastAsia"/>
          <w:sz w:val="20"/>
          <w:szCs w:val="20"/>
          <w:highlight w:val="yellow"/>
          <w:lang w:val="en-US"/>
        </w:rPr>
        <w:t>:</w:t>
      </w:r>
    </w:p>
    <w:p w14:paraId="6EDBF423" w14:textId="77777777" w:rsidR="00806A25" w:rsidRDefault="00000000">
      <w:pPr>
        <w:pBdr>
          <w:bottom w:val="single" w:sz="4" w:space="1" w:color="auto"/>
        </w:pBdr>
        <w:spacing w:beforeLines="51" w:before="122" w:afterLines="28" w:after="67" w:line="240" w:lineRule="auto"/>
        <w:ind w:left="0" w:right="116" w:hanging="2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WORK EXPERIENCE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373912D" w14:textId="18C13566" w:rsidR="00806A25" w:rsidRDefault="00000000">
      <w:pPr>
        <w:spacing w:after="0" w:line="240" w:lineRule="auto"/>
        <w:ind w:left="0" w:right="116" w:hanging="2"/>
        <w:rPr>
          <w:rFonts w:ascii="Times New Roman" w:hAnsi="Times New Roman" w:cs="Times New Roman"/>
          <w:iCs/>
          <w:sz w:val="20"/>
          <w:szCs w:val="20"/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BlueVision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LLC</w:t>
      </w:r>
      <w:r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|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Software Engineer Intern</w:t>
      </w:r>
      <w:r>
        <w:rPr>
          <w:rFonts w:ascii="Times New Roman" w:hAnsi="Times New Roman" w:cs="Times New Roman"/>
          <w:b/>
          <w:i/>
          <w:iCs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sz w:val="20"/>
          <w:szCs w:val="20"/>
          <w:lang w:eastAsia="zh-CN"/>
        </w:rPr>
        <w:t>|</w:t>
      </w:r>
      <w:commentRangeStart w:id="0"/>
      <w:commentRangeStart w:id="1"/>
      <w:r>
        <w:rPr>
          <w:rFonts w:ascii="Times New Roman" w:hAnsi="Times New Roman" w:cs="Times New Roman"/>
          <w:bCs/>
          <w:sz w:val="20"/>
          <w:szCs w:val="20"/>
          <w:lang w:eastAsia="zh-CN"/>
        </w:rPr>
        <w:t xml:space="preserve"> </w:t>
      </w:r>
      <w:ins w:id="2" w:author="Austin Huang" w:date="2025-07-11T16:33:00Z" w16du:dateUtc="2025-07-11T08:33:00Z">
        <w:r w:rsidR="00A65696">
          <w:rPr>
            <w:rFonts w:ascii="Times New Roman" w:hAnsi="Times New Roman" w:cs="Times New Roman"/>
            <w:bCs/>
            <w:sz w:val="20"/>
            <w:szCs w:val="20"/>
            <w:lang w:eastAsia="zh-CN"/>
          </w:rPr>
          <w:t>Remote</w:t>
        </w:r>
      </w:ins>
      <w:del w:id="3" w:author="Austin Huang" w:date="2025-07-11T16:33:00Z" w16du:dateUtc="2025-07-11T08:33:00Z">
        <w:r w:rsidDel="00A65696">
          <w:rPr>
            <w:rFonts w:ascii="Times New Roman" w:eastAsia="Times New Roman" w:hAnsi="Times New Roman" w:cs="Times New Roman"/>
            <w:bCs/>
            <w:sz w:val="20"/>
            <w:szCs w:val="20"/>
          </w:rPr>
          <w:delText>Johns Creek, GA</w:delText>
        </w:r>
        <w:r w:rsidDel="00A65696">
          <w:rPr>
            <w:rFonts w:ascii="Times New Roman" w:hAnsi="Times New Roman" w:cs="Times New Roman"/>
            <w:bCs/>
            <w:sz w:val="20"/>
            <w:szCs w:val="20"/>
            <w:lang w:eastAsia="zh-CN"/>
          </w:rPr>
          <w:delText xml:space="preserve"> (Or just remote)</w:delText>
        </w:r>
      </w:del>
      <w:r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</w:t>
      </w:r>
      <w:commentRangeEnd w:id="0"/>
      <w:r>
        <w:commentReference w:id="0"/>
      </w:r>
      <w:commentRangeEnd w:id="1"/>
      <w:r w:rsidR="00E17532">
        <w:rPr>
          <w:rStyle w:val="af"/>
        </w:rPr>
        <w:commentReference w:id="1"/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                </w:t>
      </w:r>
      <w:del w:id="4" w:author="Austin Huang" w:date="2025-07-11T16:34:00Z" w16du:dateUtc="2025-07-11T08:34:00Z">
        <w:r w:rsidDel="00A65696">
          <w:rPr>
            <w:rFonts w:ascii="Times New Roman" w:hAnsi="Times New Roman" w:cs="Times New Roman" w:hint="eastAsia"/>
            <w:sz w:val="20"/>
            <w:szCs w:val="20"/>
            <w:lang w:eastAsia="zh-CN"/>
          </w:rPr>
          <w:delText xml:space="preserve">    </w:delText>
        </w:r>
      </w:del>
      <w:del w:id="5" w:author="Austin Huang" w:date="2025-07-11T16:33:00Z" w16du:dateUtc="2025-07-11T08:33:00Z">
        <w:r w:rsidDel="00A65696">
          <w:rPr>
            <w:rFonts w:ascii="Times New Roman" w:hAnsi="Times New Roman" w:cs="Times New Roman" w:hint="eastAsia"/>
            <w:sz w:val="20"/>
            <w:szCs w:val="20"/>
            <w:lang w:eastAsia="zh-CN"/>
          </w:rPr>
          <w:delText xml:space="preserve">       </w:delText>
        </w:r>
      </w:del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June 2025 – </w:t>
      </w:r>
      <w:r>
        <w:rPr>
          <w:rFonts w:ascii="Times New Roman" w:hAnsi="Times New Roman" w:cs="Times New Roman" w:hint="eastAsia"/>
          <w:iCs/>
          <w:sz w:val="20"/>
          <w:szCs w:val="20"/>
          <w:lang w:eastAsia="zh-CN"/>
        </w:rPr>
        <w:t>Present</w:t>
      </w:r>
    </w:p>
    <w:p w14:paraId="43067B2A" w14:textId="18BD2FE5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del w:id="6" w:author="Austin Huang" w:date="2025-07-11T16:34:00Z" w16du:dateUtc="2025-07-11T08:34:00Z">
        <w:r w:rsidDel="00A65696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>Used Newton</w:delText>
        </w:r>
        <w:r w:rsidDel="00A65696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>’</w:delText>
        </w:r>
        <w:r w:rsidDel="00A65696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 xml:space="preserve">s method to develop a </w:delText>
        </w:r>
        <w:r w:rsidDel="00A65696">
          <w:rPr>
            <w:rFonts w:ascii="Times New Roman" w:eastAsia="宋体" w:hAnsi="Times New Roman" w:cs="Times New Roman" w:hint="eastAsia"/>
            <w:b/>
            <w:bCs/>
            <w:sz w:val="20"/>
            <w:szCs w:val="20"/>
            <w:lang w:val="en-US"/>
          </w:rPr>
          <w:delText xml:space="preserve">C++ </w:delText>
        </w:r>
        <w:r w:rsidDel="00A65696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>script that solves a system of equations in a 3D environment</w:delText>
        </w:r>
      </w:del>
      <w:ins w:id="7" w:author="Austin Huang" w:date="2025-07-11T16:34:00Z" w16du:dateUtc="2025-07-11T08:34:00Z">
        <w:r w:rsidR="00A65696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t>Developed</w:t>
        </w:r>
      </w:ins>
      <w:ins w:id="8" w:author="Austin Huang" w:date="2025-07-11T16:35:00Z" w16du:dateUtc="2025-07-11T08:35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the C++ library for </w:t>
        </w:r>
      </w:ins>
      <w:ins w:id="9" w:author="Austin Huang" w:date="2025-07-11T16:38:00Z" w16du:dateUtc="2025-07-11T08:38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calculating camera </w:t>
        </w:r>
      </w:ins>
      <w:ins w:id="10" w:author="Austin Huang" w:date="2025-07-11T16:41:00Z" w16du:dateUtc="2025-07-11T08:41:00Z">
        <w:r w:rsidR="00E17532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aiming </w:t>
        </w:r>
      </w:ins>
      <w:ins w:id="11" w:author="Austin Huang" w:date="2025-07-11T16:38:00Z" w16du:dateUtc="2025-07-11T08:38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position and attitude as part of </w:t>
        </w:r>
      </w:ins>
      <w:ins w:id="12" w:author="Austin Huang" w:date="2025-07-11T16:35:00Z" w16du:dateUtc="2025-07-11T08:35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>an image</w:t>
        </w:r>
      </w:ins>
      <w:ins w:id="13" w:author="Austin Huang" w:date="2025-07-11T16:37:00Z" w16du:dateUtc="2025-07-11T08:37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>-</w:t>
        </w:r>
      </w:ins>
      <w:ins w:id="14" w:author="Austin Huang" w:date="2025-07-11T16:35:00Z" w16du:dateUtc="2025-07-11T08:35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>mapping software package (</w:t>
        </w:r>
        <w:proofErr w:type="gramStart"/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>details:</w:t>
        </w:r>
        <w:proofErr w:type="gramEnd"/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gi</w:t>
        </w:r>
      </w:ins>
      <w:ins w:id="15" w:author="Austin Huang" w:date="2025-07-11T16:36:00Z" w16du:dateUtc="2025-07-11T08:36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ven an </w:t>
        </w:r>
      </w:ins>
      <w:ins w:id="16" w:author="Austin Huang" w:date="2025-07-11T16:39:00Z" w16du:dateUtc="2025-07-11T08:39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>image</w:t>
        </w:r>
      </w:ins>
      <w:ins w:id="17" w:author="Austin Huang" w:date="2025-07-11T16:36:00Z" w16du:dateUtc="2025-07-11T08:36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on screens in different points of </w:t>
        </w:r>
      </w:ins>
      <w:ins w:id="18" w:author="Austin Huang" w:date="2025-07-11T16:37:00Z" w16du:dateUtc="2025-07-11T08:37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view and map </w:t>
        </w:r>
      </w:ins>
      <w:ins w:id="19" w:author="Austin Huang" w:date="2025-07-11T16:38:00Z" w16du:dateUtc="2025-07-11T08:38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>them)</w:t>
        </w:r>
      </w:ins>
    </w:p>
    <w:p w14:paraId="556260AF" w14:textId="4323816F" w:rsidR="00806A25" w:rsidDel="00E17532" w:rsidRDefault="00000000">
      <w:pPr>
        <w:pStyle w:val="Body"/>
        <w:numPr>
          <w:ilvl w:val="0"/>
          <w:numId w:val="1"/>
        </w:numPr>
        <w:ind w:right="116"/>
        <w:rPr>
          <w:del w:id="20" w:author="Austin Huang" w:date="2025-07-11T16:42:00Z" w16du:dateUtc="2025-07-11T08:42:00Z"/>
          <w:rFonts w:ascii="Times New Roman" w:hAnsi="Times New Roman" w:cs="Times New Roman"/>
          <w:sz w:val="20"/>
          <w:szCs w:val="20"/>
          <w:lang w:val="en-US"/>
        </w:rPr>
      </w:pPr>
      <w:del w:id="21" w:author="Austin Huang" w:date="2025-07-11T16:42:00Z" w16du:dateUtc="2025-07-11T08:42:00Z">
        <w:r w:rsidDel="00E17532">
          <w:rPr>
            <w:rFonts w:ascii="Times New Roman" w:eastAsia="宋体" w:hAnsi="Times New Roman" w:cs="Times New Roman"/>
            <w:sz w:val="20"/>
            <w:szCs w:val="20"/>
            <w:lang w:val="en-US"/>
          </w:rPr>
          <w:delText xml:space="preserve">Programmed with </w:delText>
        </w:r>
        <w:r w:rsidDel="00E17532">
          <w:rPr>
            <w:rFonts w:ascii="Times New Roman" w:eastAsia="宋体" w:hAnsi="Times New Roman" w:cs="Times New Roman"/>
            <w:b/>
            <w:bCs/>
            <w:sz w:val="20"/>
            <w:szCs w:val="20"/>
            <w:lang w:val="en-US"/>
          </w:rPr>
          <w:delText>C++</w:delText>
        </w:r>
        <w:r w:rsidDel="00E17532">
          <w:rPr>
            <w:rFonts w:ascii="Times New Roman" w:eastAsia="宋体" w:hAnsi="Times New Roman" w:cs="Times New Roman"/>
            <w:sz w:val="20"/>
            <w:szCs w:val="20"/>
            <w:lang w:val="en-US"/>
          </w:rPr>
          <w:delText xml:space="preserve"> Eigen library for efficient matrix operations to calculate the Jacobian function for Newton’s method as well as cross products and dot products</w:delText>
        </w:r>
      </w:del>
    </w:p>
    <w:p w14:paraId="54AEC10B" w14:textId="652E1B30" w:rsidR="00806A25" w:rsidRPr="00E17532" w:rsidRDefault="00E17532">
      <w:pPr>
        <w:pStyle w:val="Body"/>
        <w:numPr>
          <w:ilvl w:val="0"/>
          <w:numId w:val="1"/>
        </w:numPr>
        <w:ind w:right="116"/>
        <w:rPr>
          <w:ins w:id="22" w:author="Austin Huang" w:date="2025-07-11T16:42:00Z" w16du:dateUtc="2025-07-11T08:42:00Z"/>
          <w:rFonts w:ascii="Times New Roman" w:eastAsia="宋体" w:hAnsi="Times New Roman" w:cs="Times New Roman"/>
          <w:sz w:val="20"/>
          <w:szCs w:val="20"/>
          <w:lang w:val="en-US"/>
          <w:rPrChange w:id="23" w:author="Austin Huang" w:date="2025-07-11T16:42:00Z" w16du:dateUtc="2025-07-11T08:42:00Z">
            <w:rPr>
              <w:ins w:id="24" w:author="Austin Huang" w:date="2025-07-11T16:42:00Z" w16du:dateUtc="2025-07-11T08:42:00Z"/>
              <w:rFonts w:ascii="Times New Roman" w:eastAsiaTheme="minorEastAsia" w:hAnsi="Times New Roman" w:cs="Times New Roman"/>
              <w:sz w:val="20"/>
              <w:szCs w:val="20"/>
              <w:lang w:val="en-US"/>
            </w:rPr>
          </w:rPrChange>
        </w:rPr>
      </w:pPr>
      <w:ins w:id="25" w:author="Austin Huang" w:date="2025-07-11T16:41:00Z" w16du:dateUtc="2025-07-11T08:41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Programmed with </w:t>
        </w:r>
        <w:r>
          <w:rPr>
            <w:rFonts w:ascii="Times New Roman" w:eastAsia="宋体" w:hAnsi="Times New Roman" w:cs="Times New Roman"/>
            <w:b/>
            <w:bCs/>
            <w:sz w:val="20"/>
            <w:szCs w:val="20"/>
            <w:lang w:val="en-US"/>
          </w:rPr>
          <w:t>C++</w:t>
        </w:r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Eigen library</w:t>
        </w:r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and implemented</w:t>
        </w:r>
      </w:ins>
      <w:ins w:id="26" w:author="Austin Huang" w:date="2025-07-11T16:40:00Z" w16du:dateUtc="2025-07-11T08:40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Newton’s method to optimize the c</w:t>
        </w:r>
      </w:ins>
      <w:del w:id="27" w:author="Austin Huang" w:date="2025-07-11T16:40:00Z" w16du:dateUtc="2025-07-11T08:40:00Z">
        <w:r w:rsidR="00000000" w:rsidDel="00A65696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>C</w:delText>
        </w:r>
      </w:del>
      <w:r w:rsidR="00000000">
        <w:rPr>
          <w:rFonts w:ascii="Times New Roman" w:hAnsi="Times New Roman" w:cs="Times New Roman" w:hint="eastAsia"/>
          <w:sz w:val="20"/>
          <w:szCs w:val="20"/>
          <w:lang w:val="en-US"/>
        </w:rPr>
        <w:t>alculat</w:t>
      </w:r>
      <w:ins w:id="28" w:author="Austin Huang" w:date="2025-07-11T16:40:00Z" w16du:dateUtc="2025-07-11T08:40:00Z">
        <w:r w:rsidR="00A65696">
          <w:rPr>
            <w:rFonts w:ascii="Times New Roman" w:eastAsia="宋体" w:hAnsi="Times New Roman" w:cs="Times New Roman"/>
            <w:sz w:val="20"/>
            <w:szCs w:val="20"/>
            <w:lang w:val="en-US"/>
          </w:rPr>
          <w:t>ion</w:t>
        </w:r>
      </w:ins>
      <w:del w:id="29" w:author="Austin Huang" w:date="2025-07-11T16:40:00Z" w16du:dateUtc="2025-07-11T08:40:00Z">
        <w:r w:rsidR="00000000" w:rsidDel="00A65696">
          <w:rPr>
            <w:rFonts w:ascii="Times New Roman" w:hAnsi="Times New Roman" w:cs="Times New Roman" w:hint="eastAsia"/>
            <w:sz w:val="20"/>
            <w:szCs w:val="20"/>
            <w:lang w:val="en-US"/>
          </w:rPr>
          <w:delText>e</w:delText>
        </w:r>
        <w:r w:rsidR="00000000" w:rsidDel="00A65696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>d</w:delText>
        </w:r>
      </w:del>
      <w:r w:rsidR="00000000">
        <w:rPr>
          <w:rFonts w:ascii="Times New Roman" w:hAnsi="Times New Roman" w:cs="Times New Roman" w:hint="eastAsia"/>
          <w:sz w:val="20"/>
          <w:szCs w:val="20"/>
          <w:lang w:val="en-US"/>
        </w:rPr>
        <w:t xml:space="preserve"> </w:t>
      </w:r>
      <w:ins w:id="30" w:author="Austin Huang" w:date="2025-07-11T16:41:00Z" w16du:dateUtc="2025-07-11T08:41:00Z">
        <w:r w:rsidR="00A65696">
          <w:rPr>
            <w:rFonts w:ascii="Times New Roman" w:hAnsi="Times New Roman" w:cs="Times New Roman"/>
            <w:sz w:val="20"/>
            <w:szCs w:val="20"/>
            <w:lang w:val="en-US"/>
          </w:rPr>
          <w:t>of</w:t>
        </w:r>
      </w:ins>
      <w:del w:id="31" w:author="Austin Huang" w:date="2025-07-11T16:41:00Z" w16du:dateUtc="2025-07-11T08:41:00Z">
        <w:r w:rsidR="00000000" w:rsidDel="00A65696">
          <w:rPr>
            <w:rFonts w:ascii="Times New Roman" w:hAnsi="Times New Roman" w:cs="Times New Roman" w:hint="eastAsia"/>
            <w:sz w:val="20"/>
            <w:szCs w:val="20"/>
            <w:lang w:val="en-US"/>
          </w:rPr>
          <w:delText>the</w:delText>
        </w:r>
      </w:del>
      <w:r w:rsidR="00000000">
        <w:rPr>
          <w:rFonts w:ascii="Times New Roman" w:hAnsi="Times New Roman" w:cs="Times New Roman" w:hint="eastAsia"/>
          <w:sz w:val="20"/>
          <w:szCs w:val="20"/>
          <w:lang w:val="en-US"/>
        </w:rPr>
        <w:t xml:space="preserve"> camera </w:t>
      </w:r>
      <w:ins w:id="32" w:author="Austin Huang" w:date="2025-07-11T16:41:00Z" w16du:dateUtc="2025-07-11T08:41:00Z">
        <w:r>
          <w:rPr>
            <w:rFonts w:ascii="Times New Roman" w:hAnsi="Times New Roman" w:cs="Times New Roman"/>
            <w:sz w:val="20"/>
            <w:szCs w:val="20"/>
            <w:lang w:val="en-US"/>
          </w:rPr>
          <w:t xml:space="preserve">aiming </w:t>
        </w:r>
      </w:ins>
      <w:r w:rsidR="00000000">
        <w:rPr>
          <w:rFonts w:ascii="Times New Roman" w:hAnsi="Times New Roman" w:cs="Times New Roman" w:hint="eastAsia"/>
          <w:sz w:val="20"/>
          <w:szCs w:val="20"/>
          <w:lang w:val="en-US"/>
        </w:rPr>
        <w:t xml:space="preserve">position </w:t>
      </w:r>
      <w:r w:rsidR="00000000">
        <w:rPr>
          <w:rFonts w:ascii="Times New Roman" w:hAnsi="Times New Roman" w:cs="Times New Roman"/>
          <w:sz w:val="20"/>
          <w:szCs w:val="20"/>
          <w:lang w:val="en-US"/>
        </w:rPr>
        <w:t>, heading</w:t>
      </w:r>
      <w:r w:rsidR="00000000">
        <w:rPr>
          <w:rFonts w:ascii="Times New Roman" w:eastAsiaTheme="minorEastAsia" w:hAnsi="Times New Roman" w:cs="Times New Roman" w:hint="eastAsia"/>
          <w:sz w:val="20"/>
          <w:szCs w:val="20"/>
          <w:lang w:val="en-US"/>
        </w:rPr>
        <w:t xml:space="preserve"> and </w:t>
      </w:r>
      <w:r w:rsidR="00000000">
        <w:rPr>
          <w:rFonts w:ascii="Times New Roman" w:hAnsi="Times New Roman" w:cs="Times New Roman"/>
          <w:sz w:val="20"/>
          <w:szCs w:val="20"/>
          <w:lang w:val="en-US"/>
        </w:rPr>
        <w:t>pitch</w:t>
      </w:r>
      <w:r w:rsidR="00000000">
        <w:rPr>
          <w:rFonts w:ascii="Times New Roman" w:eastAsiaTheme="minorEastAsia" w:hAnsi="Times New Roman" w:cs="Times New Roman" w:hint="eastAsia"/>
          <w:sz w:val="20"/>
          <w:szCs w:val="20"/>
          <w:lang w:val="en-US"/>
        </w:rPr>
        <w:t xml:space="preserve"> of the aiming point</w:t>
      </w:r>
      <w:del w:id="33" w:author="Austin Huang" w:date="2025-07-11T16:42:00Z" w16du:dateUtc="2025-07-11T08:42:00Z">
        <w:r w:rsidR="00000000" w:rsidDel="00E17532">
          <w:rPr>
            <w:rFonts w:ascii="Times New Roman" w:eastAsiaTheme="minorEastAsia" w:hAnsi="Times New Roman" w:cs="Times New Roman" w:hint="eastAsia"/>
            <w:sz w:val="20"/>
            <w:szCs w:val="20"/>
            <w:lang w:val="en-US"/>
          </w:rPr>
          <w:delText xml:space="preserve"> using</w:delText>
        </w:r>
        <w:commentRangeStart w:id="34"/>
        <w:commentRangeStart w:id="35"/>
        <w:r w:rsidR="00000000" w:rsidDel="00E17532">
          <w:rPr>
            <w:rFonts w:ascii="Times New Roman" w:eastAsiaTheme="minorEastAsia" w:hAnsi="Times New Roman" w:cs="Times New Roman" w:hint="eastAsia"/>
            <w:sz w:val="20"/>
            <w:szCs w:val="20"/>
            <w:lang w:val="en-US"/>
          </w:rPr>
          <w:delText xml:space="preserve"> mathematical functions and models</w:delText>
        </w:r>
        <w:commentRangeEnd w:id="34"/>
        <w:r w:rsidR="00000000" w:rsidDel="00E17532">
          <w:commentReference w:id="34"/>
        </w:r>
      </w:del>
      <w:commentRangeEnd w:id="35"/>
      <w:r>
        <w:rPr>
          <w:rStyle w:val="af"/>
          <w:rFonts w:eastAsia="宋体"/>
          <w:color w:val="auto"/>
          <w:kern w:val="0"/>
          <w:lang w:val="en-US" w:eastAsia="en-US"/>
        </w:rPr>
        <w:commentReference w:id="35"/>
      </w:r>
      <w:del w:id="36" w:author="Austin Huang" w:date="2025-07-11T16:42:00Z" w16du:dateUtc="2025-07-11T08:42:00Z">
        <w:r w:rsidR="00000000" w:rsidDel="00E17532">
          <w:rPr>
            <w:rFonts w:ascii="Times New Roman" w:eastAsiaTheme="minorEastAsia" w:hAnsi="Times New Roman" w:cs="Times New Roman" w:hint="eastAsia"/>
            <w:sz w:val="20"/>
            <w:szCs w:val="20"/>
            <w:lang w:val="en-US"/>
          </w:rPr>
          <w:delText xml:space="preserve"> when given the mappings of the images of an object</w:delText>
        </w:r>
      </w:del>
    </w:p>
    <w:p w14:paraId="4EB42D4A" w14:textId="0F81E19D" w:rsidR="00E17532" w:rsidRDefault="00E17532">
      <w:pPr>
        <w:pStyle w:val="Body"/>
        <w:numPr>
          <w:ilvl w:val="0"/>
          <w:numId w:val="1"/>
        </w:numPr>
        <w:ind w:right="116"/>
        <w:rPr>
          <w:ins w:id="37" w:author="Austin Huang" w:date="2025-07-11T16:46:00Z" w16du:dateUtc="2025-07-11T08:46:00Z"/>
          <w:rFonts w:ascii="Times New Roman" w:eastAsia="宋体" w:hAnsi="Times New Roman" w:cs="Times New Roman"/>
          <w:sz w:val="20"/>
          <w:szCs w:val="20"/>
          <w:lang w:val="en-US"/>
        </w:rPr>
      </w:pPr>
      <w:ins w:id="38" w:author="Austin Huang" w:date="2025-07-11T16:42:00Z" w16du:dateUtc="2025-07-11T08:42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Automated </w:t>
        </w:r>
      </w:ins>
      <w:ins w:id="39" w:author="Austin Huang" w:date="2025-07-11T16:44:00Z" w16du:dateUtc="2025-07-11T08:44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data workflows with </w:t>
        </w:r>
      </w:ins>
      <w:ins w:id="40" w:author="Austin Huang" w:date="2025-07-11T16:43:00Z" w16du:dateUtc="2025-07-11T08:43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efficient reading and saving of numerous data points </w:t>
        </w:r>
      </w:ins>
      <w:ins w:id="41" w:author="Austin Huang" w:date="2025-07-11T16:44:00Z" w16du:dateUtc="2025-07-11T08:44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>using</w:t>
        </w:r>
      </w:ins>
      <w:ins w:id="42" w:author="Austin Huang" w:date="2025-07-11T16:43:00Z" w16du:dateUtc="2025-07-11T08:43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</w:t>
        </w:r>
        <w:proofErr w:type="spellStart"/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>TinyXML</w:t>
        </w:r>
      </w:ins>
      <w:proofErr w:type="spellEnd"/>
    </w:p>
    <w:p w14:paraId="7CB60C84" w14:textId="0085FF49" w:rsidR="00E17532" w:rsidRDefault="00E17532">
      <w:pPr>
        <w:pStyle w:val="Body"/>
        <w:numPr>
          <w:ilvl w:val="0"/>
          <w:numId w:val="1"/>
        </w:numPr>
        <w:ind w:right="116"/>
        <w:rPr>
          <w:ins w:id="43" w:author="Austin Huang" w:date="2025-07-11T16:46:00Z" w16du:dateUtc="2025-07-11T08:46:00Z"/>
          <w:rFonts w:ascii="Times New Roman" w:eastAsia="宋体" w:hAnsi="Times New Roman" w:cs="Times New Roman"/>
          <w:sz w:val="20"/>
          <w:szCs w:val="20"/>
          <w:lang w:val="en-US"/>
        </w:rPr>
      </w:pPr>
      <w:ins w:id="44" w:author="Austin Huang" w:date="2025-07-11T16:46:00Z" w16du:dateUtc="2025-07-11T08:46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Constructed </w:t>
        </w:r>
      </w:ins>
      <w:ins w:id="45" w:author="Austin Huang" w:date="2025-07-11T16:48:00Z" w16du:dateUtc="2025-07-11T08:48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an </w:t>
        </w:r>
      </w:ins>
      <w:ins w:id="46" w:author="Austin Huang" w:date="2025-07-11T16:46:00Z" w16du:dateUtc="2025-07-11T08:46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>extensive</w:t>
        </w:r>
      </w:ins>
      <w:ins w:id="47" w:author="Austin Huang" w:date="2025-07-11T16:48:00Z" w16du:dateUtc="2025-07-11T08:48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and streamlined</w:t>
        </w:r>
      </w:ins>
      <w:ins w:id="48" w:author="Austin Huang" w:date="2025-07-11T16:46:00Z" w16du:dateUtc="2025-07-11T08:46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testing package </w:t>
        </w:r>
      </w:ins>
      <w:ins w:id="49" w:author="Austin Huang" w:date="2025-07-11T16:47:00Z" w16du:dateUtc="2025-07-11T08:47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with real world data </w:t>
        </w:r>
      </w:ins>
      <w:ins w:id="50" w:author="Austin Huang" w:date="2025-07-11T16:48:00Z" w16du:dateUtc="2025-07-11T08:48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>involving multiple edge cases</w:t>
        </w:r>
      </w:ins>
      <w:ins w:id="51" w:author="Austin Huang" w:date="2025-07-11T16:47:00Z" w16du:dateUtc="2025-07-11T08:47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 </w:t>
        </w:r>
      </w:ins>
    </w:p>
    <w:p w14:paraId="79731C4C" w14:textId="39BD5135" w:rsidR="00E17532" w:rsidRDefault="00E17532">
      <w:pPr>
        <w:pStyle w:val="Body"/>
        <w:numPr>
          <w:ilvl w:val="0"/>
          <w:numId w:val="1"/>
        </w:numPr>
        <w:ind w:right="116"/>
        <w:rPr>
          <w:rFonts w:ascii="Times New Roman" w:eastAsia="宋体" w:hAnsi="Times New Roman" w:cs="Times New Roman"/>
          <w:sz w:val="20"/>
          <w:szCs w:val="20"/>
          <w:lang w:val="en-US"/>
        </w:rPr>
      </w:pPr>
      <w:ins w:id="52" w:author="Austin Huang" w:date="2025-07-11T16:49:00Z" w16du:dateUtc="2025-07-11T08:49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 xml:space="preserve">Engaged in software development by utilizing Microsoft Visio to design and modify sequence diagrams as well as </w:t>
        </w:r>
      </w:ins>
      <w:ins w:id="53" w:author="Austin Huang" w:date="2025-07-11T16:50:00Z" w16du:dateUtc="2025-07-11T08:50:00Z">
        <w:r>
          <w:rPr>
            <w:rFonts w:ascii="Times New Roman" w:eastAsia="宋体" w:hAnsi="Times New Roman" w:cs="Times New Roman"/>
            <w:sz w:val="20"/>
            <w:szCs w:val="20"/>
            <w:lang w:val="en-US"/>
          </w:rPr>
          <w:t>class structure for the library I am developing</w:t>
        </w:r>
      </w:ins>
    </w:p>
    <w:p w14:paraId="6C872C8E" w14:textId="0854E8D1" w:rsidR="00806A25" w:rsidDel="00E17532" w:rsidRDefault="00000000">
      <w:pPr>
        <w:pStyle w:val="Body"/>
        <w:numPr>
          <w:ilvl w:val="0"/>
          <w:numId w:val="1"/>
        </w:numPr>
        <w:ind w:right="116"/>
        <w:rPr>
          <w:del w:id="54" w:author="Austin Huang" w:date="2025-07-11T16:45:00Z" w16du:dateUtc="2025-07-11T08:45:00Z"/>
          <w:rFonts w:ascii="Times New Roman" w:eastAsia="Times New Roman" w:hAnsi="Times New Roman" w:cs="Times New Roman"/>
          <w:b/>
          <w:sz w:val="20"/>
          <w:szCs w:val="20"/>
        </w:rPr>
      </w:pPr>
      <w:del w:id="55" w:author="Austin Huang" w:date="2025-07-11T16:45:00Z" w16du:dateUtc="2025-07-11T08:45:00Z">
        <w:r w:rsidDel="00E17532">
          <w:rPr>
            <w:rFonts w:ascii="Times New Roman" w:eastAsia="宋体" w:hAnsi="Times New Roman" w:cs="Times New Roman"/>
            <w:sz w:val="20"/>
            <w:szCs w:val="20"/>
            <w:lang w:val="en-US"/>
          </w:rPr>
          <w:delText xml:space="preserve">Simplified the mathematical models </w:delText>
        </w:r>
        <w:r w:rsidDel="00E17532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 xml:space="preserve">for calculating aiming point position </w:delText>
        </w:r>
        <w:r w:rsidDel="00E17532">
          <w:rPr>
            <w:rFonts w:ascii="Times New Roman" w:eastAsia="宋体" w:hAnsi="Times New Roman" w:cs="Times New Roman"/>
            <w:sz w:val="20"/>
            <w:szCs w:val="20"/>
            <w:lang w:val="en-US"/>
          </w:rPr>
          <w:delText xml:space="preserve">by reducing the points needed for solving point P0 from 4 to only 3 </w:delText>
        </w:r>
        <w:commentRangeStart w:id="56"/>
        <w:commentRangeStart w:id="57"/>
        <w:commentRangeEnd w:id="56"/>
        <w:r w:rsidDel="00E17532">
          <w:commentReference w:id="56"/>
        </w:r>
      </w:del>
      <w:commentRangeEnd w:id="57"/>
      <w:r w:rsidR="00E17532">
        <w:rPr>
          <w:rStyle w:val="af"/>
          <w:rFonts w:eastAsia="宋体"/>
          <w:color w:val="auto"/>
          <w:kern w:val="0"/>
          <w:lang w:val="en-US" w:eastAsia="en-US"/>
        </w:rPr>
        <w:commentReference w:id="57"/>
      </w:r>
    </w:p>
    <w:p w14:paraId="385ECA29" w14:textId="77777777" w:rsidR="00806A25" w:rsidRDefault="00000000">
      <w:pPr>
        <w:spacing w:after="0" w:line="240" w:lineRule="auto"/>
        <w:ind w:left="0" w:right="116" w:hanging="2"/>
        <w:rPr>
          <w:rFonts w:ascii="Times New Roman" w:hAnsi="Times New Roman" w:cs="Times New Roman"/>
          <w:iCs/>
          <w:sz w:val="20"/>
          <w:szCs w:val="20"/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SeeU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Education</w:t>
      </w:r>
      <w:r>
        <w:rPr>
          <w:rFonts w:ascii="Times New Roman" w:hAnsi="Times New Roman" w:cs="Times New Roman"/>
          <w:b/>
          <w:sz w:val="20"/>
          <w:szCs w:val="20"/>
          <w:lang w:eastAsia="zh-CN"/>
        </w:rPr>
        <w:t xml:space="preserve"> |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i/>
          <w:iCs/>
          <w:sz w:val="20"/>
          <w:szCs w:val="20"/>
        </w:rPr>
        <w:t>Software Engineer Intern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|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Remote</w:t>
      </w:r>
      <w:r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                                                                     </w:t>
      </w:r>
      <w:r>
        <w:rPr>
          <w:rFonts w:ascii="Times New Roman" w:hAnsi="Times New Roman" w:cs="Times New Roman" w:hint="eastAsia"/>
          <w:iCs/>
          <w:sz w:val="20"/>
          <w:szCs w:val="20"/>
          <w:lang w:eastAsia="zh-CN"/>
        </w:rPr>
        <w:t xml:space="preserve">March 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2025 – </w:t>
      </w:r>
      <w:r>
        <w:rPr>
          <w:rFonts w:ascii="Times New Roman" w:hAnsi="Times New Roman" w:cs="Times New Roman" w:hint="eastAsia"/>
          <w:iCs/>
          <w:sz w:val="20"/>
          <w:szCs w:val="20"/>
          <w:lang w:eastAsia="zh-CN"/>
        </w:rPr>
        <w:t>May</w:t>
      </w:r>
      <w:r>
        <w:rPr>
          <w:rFonts w:ascii="Times New Roman" w:eastAsia="Times New Roman" w:hAnsi="Times New Roman" w:cs="Times New Roman"/>
          <w:iCs/>
          <w:sz w:val="20"/>
          <w:szCs w:val="20"/>
        </w:rPr>
        <w:t xml:space="preserve"> 2025</w:t>
      </w:r>
    </w:p>
    <w:p w14:paraId="6E0A98CF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>Developed a WeChat Mini-Program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 (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>a web-based platfor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m),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 enhanc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ing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 accessibility to career consulting and graduate school application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>services, featuring functionalities such as event viewing, course purchases, and reservation bookings</w:t>
      </w:r>
    </w:p>
    <w:p w14:paraId="20D4DDAE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Designed the 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schema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for the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MySQL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backend database for user features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such as user collections, user point systems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 and </w:t>
      </w:r>
      <w:r>
        <w:rPr>
          <w:rFonts w:ascii="Times New Roman" w:hAnsi="Times New Roman" w:cs="Times New Roman"/>
          <w:sz w:val="20"/>
          <w:szCs w:val="20"/>
          <w:lang w:val="en-US"/>
        </w:rPr>
        <w:t>point logging system</w:t>
      </w:r>
    </w:p>
    <w:p w14:paraId="0E7DBB7D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Programmed backend API using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Java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spring-boot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defined frontend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JavaScript </w:t>
      </w:r>
      <w:r>
        <w:rPr>
          <w:rFonts w:ascii="Times New Roman" w:hAnsi="Times New Roman" w:cs="Times New Roman"/>
          <w:sz w:val="20"/>
          <w:szCs w:val="20"/>
          <w:lang w:val="en-US"/>
        </w:rPr>
        <w:t>functions that calls upon established backend APIs</w:t>
      </w:r>
    </w:p>
    <w:p w14:paraId="403B1A22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Tested the backend API calls by deploying a local test database and construct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white and black box test cases</w:t>
      </w:r>
    </w:p>
    <w:p w14:paraId="0731E000" w14:textId="77777777" w:rsidR="00806A25" w:rsidRDefault="00000000">
      <w:pPr>
        <w:spacing w:after="0" w:line="240" w:lineRule="auto"/>
        <w:ind w:leftChars="0" w:right="116" w:firstLineChars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zh-CN"/>
        </w:rPr>
        <w:t>Occidental Petroleum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 w:hint="eastAsia"/>
          <w:bCs/>
          <w:color w:val="000000"/>
          <w:sz w:val="20"/>
          <w:szCs w:val="20"/>
          <w:lang w:eastAsia="zh-CN"/>
        </w:rPr>
        <w:t>|</w:t>
      </w:r>
      <w:r>
        <w:rPr>
          <w:rFonts w:ascii="Times New Roman" w:eastAsia="Times New Roman" w:hAnsi="Times New Roman" w:cs="Times New Roman" w:hint="eastAsia"/>
          <w:b/>
          <w:color w:val="00000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i/>
          <w:iCs/>
          <w:color w:val="000000"/>
          <w:sz w:val="20"/>
          <w:szCs w:val="20"/>
          <w:lang w:eastAsia="zh-CN"/>
        </w:rPr>
        <w:t>IT Intern</w:t>
      </w:r>
      <w:r>
        <w:rPr>
          <w:rFonts w:ascii="Times New Roman" w:eastAsia="Times New Roman" w:hAnsi="Times New Roman" w:cs="Times New Roman" w:hint="eastAsia"/>
          <w:bCs/>
          <w:i/>
          <w:iCs/>
          <w:color w:val="000000"/>
          <w:sz w:val="20"/>
          <w:szCs w:val="20"/>
          <w:lang w:eastAsia="zh-CN"/>
        </w:rPr>
        <w:t xml:space="preserve"> |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Houston, Texas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  <w:lang w:eastAsia="zh-CN"/>
        </w:rPr>
        <w:t xml:space="preserve">   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i/>
          <w:color w:val="000000"/>
          <w:sz w:val="20"/>
          <w:szCs w:val="20"/>
          <w:lang w:eastAsia="zh-CN"/>
        </w:rPr>
        <w:t xml:space="preserve">      </w:t>
      </w:r>
      <w:r>
        <w:rPr>
          <w:rFonts w:ascii="Times New Roman" w:hAnsi="Times New Roman" w:cs="Times New Roman"/>
          <w:iCs/>
          <w:color w:val="000000"/>
          <w:sz w:val="20"/>
          <w:szCs w:val="20"/>
          <w:lang w:eastAsia="zh-CN"/>
        </w:rPr>
        <w:t xml:space="preserve">                  </w:t>
      </w:r>
      <w:r>
        <w:rPr>
          <w:rFonts w:ascii="Times New Roman" w:hAnsi="Times New Roman" w:cs="Times New Roman" w:hint="eastAsia"/>
          <w:iCs/>
          <w:color w:val="000000"/>
          <w:sz w:val="20"/>
          <w:szCs w:val="20"/>
          <w:lang w:eastAsia="zh-CN"/>
        </w:rPr>
        <w:t xml:space="preserve">        </w:t>
      </w:r>
      <w:r>
        <w:rPr>
          <w:rFonts w:ascii="Times New Roman" w:hAnsi="Times New Roman" w:cs="Times New Roman"/>
          <w:iCs/>
          <w:color w:val="000000"/>
          <w:sz w:val="20"/>
          <w:szCs w:val="20"/>
          <w:lang w:eastAsia="zh-CN"/>
        </w:rPr>
        <w:t xml:space="preserve">                        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May 2024 – August 2024</w:t>
      </w:r>
    </w:p>
    <w:p w14:paraId="1F6B0817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Developed an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ETL pipeline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to integrate inspection checklist data from digital twin platform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Cognite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Data Fusion into Microsoft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SQL </w:t>
      </w:r>
      <w:r>
        <w:rPr>
          <w:rFonts w:ascii="Times New Roman" w:hAnsi="Times New Roman" w:cs="Times New Roman"/>
          <w:sz w:val="20"/>
          <w:szCs w:val="20"/>
          <w:lang w:val="en-US"/>
        </w:rPr>
        <w:t>database GE APM</w:t>
      </w:r>
    </w:p>
    <w:p w14:paraId="682214A6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Automated data sync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every 4 hours with AWS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CodePipeline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CodeBuild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>, boosting operational efficiency by 90%</w:t>
      </w:r>
    </w:p>
    <w:p w14:paraId="7E7F0A47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Standardize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digital assets mapping between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Cognite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Data Fusion and GE APM for Occidental’s digital twin initiatives</w:t>
      </w:r>
    </w:p>
    <w:p w14:paraId="6ABA4E29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>Developed a process to extract coordinate data from EXR images, enabling 360-degree field view capability</w:t>
      </w:r>
    </w:p>
    <w:p w14:paraId="08556B37" w14:textId="77777777" w:rsidR="00806A25" w:rsidRDefault="00000000">
      <w:pPr>
        <w:spacing w:after="0" w:line="240" w:lineRule="auto"/>
        <w:ind w:leftChars="0" w:right="116" w:firstLineChars="0" w:firstLine="0"/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  <w:lang w:eastAsia="zh-CN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zh-CN"/>
        </w:rPr>
        <w:t>Yupei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zh-CN"/>
        </w:rPr>
        <w:t xml:space="preserve"> Supply Chain Management | </w:t>
      </w:r>
      <w:r>
        <w:rPr>
          <w:rFonts w:ascii="Times New Roman Italic" w:eastAsia="Times New Roman" w:hAnsi="Times New Roman Italic" w:cs="Times New Roman Italic"/>
          <w:i/>
          <w:iCs/>
          <w:color w:val="000000"/>
          <w:sz w:val="20"/>
          <w:szCs w:val="20"/>
          <w:lang w:eastAsia="zh-CN"/>
        </w:rPr>
        <w:t>Data and Technology Center Intern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zh-CN"/>
        </w:rPr>
        <w:t xml:space="preserve">|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zh-CN"/>
        </w:rPr>
        <w:t>Shanghai, C</w:t>
      </w:r>
      <w:r>
        <w:rPr>
          <w:rFonts w:ascii="Times New Roman" w:eastAsia="Times New Roman" w:hAnsi="Times New Roman" w:cs="Times New Roman" w:hint="eastAsia"/>
          <w:bCs/>
          <w:color w:val="000000"/>
          <w:sz w:val="20"/>
          <w:szCs w:val="20"/>
          <w:lang w:eastAsia="zh-CN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zh-CN"/>
        </w:rPr>
        <w:t xml:space="preserve">     </w:t>
      </w:r>
      <w:r>
        <w:rPr>
          <w:rFonts w:ascii="Times New Roman" w:eastAsia="Times New Roman" w:hAnsi="Times New Roman" w:cs="Times New Roman" w:hint="eastAsia"/>
          <w:b/>
          <w:color w:val="000000"/>
          <w:sz w:val="20"/>
          <w:szCs w:val="20"/>
          <w:lang w:eastAsia="zh-CN"/>
        </w:rPr>
        <w:t xml:space="preserve">             </w:t>
      </w:r>
      <w:r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  <w:lang w:eastAsia="zh-CN"/>
        </w:rPr>
        <w:t>May 2023 – July 2023</w:t>
      </w:r>
    </w:p>
    <w:p w14:paraId="4FFEDB2C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 Bold" w:hAnsi="Times New Roman Bold" w:cs="Times New Roman Bold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Tested and debugged  50+ old workflows in a new system environment to update the newly introduced office </w:t>
      </w:r>
      <w:r>
        <w:rPr>
          <w:rFonts w:ascii="Times New Roman Bold" w:eastAsia="Times New Roman" w:hAnsi="Times New Roman Bold" w:cs="Times New Roman Bold"/>
          <w:b/>
          <w:sz w:val="20"/>
          <w:szCs w:val="20"/>
        </w:rPr>
        <w:t>automation system</w:t>
      </w:r>
    </w:p>
    <w:p w14:paraId="7F2AF7AE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Generated diagrams of the automation system update status and presented to senior leadership and stakeholders</w:t>
      </w:r>
    </w:p>
    <w:p w14:paraId="2E6CC01A" w14:textId="77777777" w:rsidR="00806A25" w:rsidRDefault="00000000">
      <w:pPr>
        <w:pStyle w:val="Body"/>
        <w:numPr>
          <w:ilvl w:val="0"/>
          <w:numId w:val="1"/>
        </w:numPr>
        <w:ind w:rightChars="53" w:right="11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Design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and implement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the user interface for the newly adopted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FLUX WMS storage system</w:t>
      </w:r>
    </w:p>
    <w:p w14:paraId="4D274983" w14:textId="77777777" w:rsidR="00806A25" w:rsidRDefault="00000000">
      <w:pPr>
        <w:pBdr>
          <w:bottom w:val="single" w:sz="4" w:space="1" w:color="auto"/>
        </w:pBdr>
        <w:spacing w:beforeLines="51" w:before="122" w:after="0" w:line="240" w:lineRule="auto"/>
        <w:ind w:leftChars="0" w:left="0" w:right="116" w:firstLineChars="0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VOLUNTEER EXPERIENCE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E99A446" w14:textId="77777777" w:rsidR="00806A25" w:rsidRDefault="00000000">
      <w:pPr>
        <w:spacing w:after="0" w:line="240" w:lineRule="auto"/>
        <w:ind w:left="0" w:right="116" w:hanging="2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 w:hint="eastAsia"/>
          <w:b/>
          <w:sz w:val="20"/>
          <w:szCs w:val="20"/>
          <w:lang w:eastAsia="zh-CN"/>
        </w:rPr>
        <w:t xml:space="preserve">J&amp;J </w:t>
      </w:r>
      <w:proofErr w:type="spellStart"/>
      <w:r>
        <w:rPr>
          <w:rFonts w:ascii="Times New Roman" w:eastAsia="Times New Roman" w:hAnsi="Times New Roman" w:cs="Times New Roman" w:hint="eastAsia"/>
          <w:b/>
          <w:sz w:val="20"/>
          <w:szCs w:val="20"/>
          <w:lang w:eastAsia="zh-CN"/>
        </w:rPr>
        <w:t>HiSoftware</w:t>
      </w:r>
      <w:proofErr w:type="spellEnd"/>
      <w:r>
        <w:rPr>
          <w:rFonts w:ascii="Times New Roman" w:eastAsia="Times New Roman" w:hAnsi="Times New Roman" w:cs="Times New Roman" w:hint="eastAsia"/>
          <w:b/>
          <w:sz w:val="20"/>
          <w:szCs w:val="20"/>
          <w:lang w:eastAsia="zh-CN"/>
        </w:rPr>
        <w:t xml:space="preserve"> LLC |</w:t>
      </w:r>
      <w:r>
        <w:rPr>
          <w:rFonts w:ascii="Times New Roman Bold Italic" w:eastAsia="Times New Roman" w:hAnsi="Times New Roman Bold Italic" w:cs="Times New Roman Bold Italic"/>
          <w:b/>
          <w:i/>
          <w:iCs/>
          <w:sz w:val="20"/>
          <w:szCs w:val="20"/>
          <w:lang w:eastAsia="zh-CN"/>
        </w:rPr>
        <w:t xml:space="preserve"> </w:t>
      </w:r>
      <w:r>
        <w:rPr>
          <w:rFonts w:ascii="Times New Roman Italic" w:eastAsia="Times New Roman" w:hAnsi="Times New Roman Italic" w:cs="Times New Roman Italic"/>
          <w:bCs/>
          <w:i/>
          <w:iCs/>
          <w:sz w:val="20"/>
          <w:szCs w:val="20"/>
          <w:lang w:eastAsia="zh-CN"/>
        </w:rPr>
        <w:t xml:space="preserve">Software Engineer      </w:t>
      </w:r>
      <w:r>
        <w:rPr>
          <w:rFonts w:ascii="Times New Roman Bold Italic" w:eastAsia="Times New Roman" w:hAnsi="Times New Roman Bold Italic" w:cs="Times New Roman Bold Italic"/>
          <w:b/>
          <w:i/>
          <w:iCs/>
          <w:sz w:val="20"/>
          <w:szCs w:val="20"/>
          <w:lang w:eastAsia="zh-CN"/>
        </w:rPr>
        <w:t xml:space="preserve">  </w:t>
      </w:r>
      <w:r>
        <w:rPr>
          <w:rFonts w:ascii="Times New Roman" w:eastAsia="Times New Roman" w:hAnsi="Times New Roman" w:cs="Times New Roman" w:hint="eastAsia"/>
          <w:b/>
          <w:sz w:val="20"/>
          <w:szCs w:val="20"/>
          <w:lang w:eastAsia="zh-CN"/>
        </w:rPr>
        <w:t xml:space="preserve">                                                                                      </w:t>
      </w:r>
      <w:r>
        <w:rPr>
          <w:rFonts w:ascii="Times New Roman" w:eastAsia="Times New Roman" w:hAnsi="Times New Roman" w:cs="Times New Roman" w:hint="eastAsia"/>
          <w:bCs/>
          <w:sz w:val="20"/>
          <w:szCs w:val="20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 </w:t>
      </w:r>
      <w:r>
        <w:rPr>
          <w:rFonts w:ascii="Times New Roman" w:eastAsia="Times New Roman" w:hAnsi="Times New Roman" w:cs="Times New Roman" w:hint="eastAsia"/>
          <w:bCs/>
          <w:sz w:val="20"/>
          <w:szCs w:val="20"/>
          <w:lang w:eastAsia="zh-CN"/>
        </w:rPr>
        <w:t xml:space="preserve">Dec 2024 - 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Present</w:t>
      </w:r>
    </w:p>
    <w:p w14:paraId="15D09E1E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eastAsia="宋体" w:hAnsi="Times New Roman" w:cs="Times New Roman"/>
          <w:sz w:val="20"/>
          <w:szCs w:val="20"/>
          <w:lang w:val="en-US"/>
        </w:rPr>
      </w:pP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Designed a </w:t>
      </w:r>
      <w:r>
        <w:rPr>
          <w:rFonts w:ascii="Times New Roman Bold" w:eastAsia="宋体" w:hAnsi="Times New Roman Bold" w:cs="Times New Roman Bold"/>
          <w:b/>
          <w:bCs/>
          <w:sz w:val="20"/>
          <w:szCs w:val="20"/>
          <w:lang w:val="en-US"/>
        </w:rPr>
        <w:t>Python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-based database to store and manage uploaded job descriptions (JDs) and resume information, using </w:t>
      </w:r>
      <w:r>
        <w:rPr>
          <w:rFonts w:ascii="Times New Roman Bold" w:eastAsia="宋体" w:hAnsi="Times New Roman Bold" w:cs="Times New Roman Bold"/>
          <w:b/>
          <w:bCs/>
          <w:sz w:val="20"/>
          <w:szCs w:val="20"/>
          <w:lang w:val="en-US"/>
        </w:rPr>
        <w:t xml:space="preserve">SQL 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for 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info 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storage and retrieval</w:t>
      </w:r>
    </w:p>
    <w:p w14:paraId="5B58824B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 Bold" w:eastAsia="宋体" w:hAnsi="Times New Roman Bold" w:cs="Times New Roman Bold"/>
          <w:b/>
          <w:bCs/>
          <w:sz w:val="20"/>
          <w:szCs w:val="20"/>
          <w:lang w:val="en-US"/>
        </w:rPr>
      </w:pP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Developed database structures to store parsed JDs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and resume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 information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 for integration with upstream </w:t>
      </w:r>
      <w:r>
        <w:rPr>
          <w:rFonts w:ascii="Times New Roman Bold" w:eastAsia="宋体" w:hAnsi="Times New Roman Bold" w:cs="Times New Roman Bold"/>
          <w:b/>
          <w:bCs/>
          <w:sz w:val="20"/>
          <w:szCs w:val="20"/>
          <w:lang w:val="en-US"/>
        </w:rPr>
        <w:t>data pipelines</w:t>
      </w:r>
    </w:p>
    <w:p w14:paraId="3E8CB346" w14:textId="596CECC6" w:rsidR="00806A25" w:rsidDel="00FD1BA8" w:rsidRDefault="00000000">
      <w:pPr>
        <w:pStyle w:val="Body"/>
        <w:numPr>
          <w:ilvl w:val="0"/>
          <w:numId w:val="1"/>
        </w:numPr>
        <w:ind w:right="116"/>
        <w:rPr>
          <w:del w:id="58" w:author="Austin Huang" w:date="2025-07-11T16:51:00Z" w16du:dateUtc="2025-07-11T08:51:00Z"/>
          <w:rFonts w:ascii="Times New Roman" w:eastAsia="宋体" w:hAnsi="Times New Roman" w:cs="Times New Roman"/>
          <w:sz w:val="20"/>
          <w:szCs w:val="20"/>
          <w:lang w:val="en-US"/>
        </w:rPr>
      </w:pPr>
      <w:commentRangeStart w:id="59"/>
      <w:del w:id="60" w:author="Austin Huang" w:date="2025-07-11T16:51:00Z" w16du:dateUtc="2025-07-11T08:51:00Z">
        <w:r w:rsidDel="00FD1BA8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 xml:space="preserve">Deployed database application on </w:delText>
        </w:r>
        <w:r w:rsidDel="00FD1BA8">
          <w:rPr>
            <w:rFonts w:ascii="Times New Roman Bold" w:eastAsia="宋体" w:hAnsi="Times New Roman Bold" w:cs="Times New Roman Bold"/>
            <w:b/>
            <w:bCs/>
            <w:sz w:val="20"/>
            <w:szCs w:val="20"/>
            <w:lang w:val="en-US"/>
          </w:rPr>
          <w:delText xml:space="preserve">AWS </w:delText>
        </w:r>
        <w:r w:rsidDel="00FD1BA8">
          <w:rPr>
            <w:rFonts w:ascii="Times New Roman" w:eastAsia="宋体" w:hAnsi="Times New Roman" w:cs="Times New Roman"/>
            <w:sz w:val="20"/>
            <w:szCs w:val="20"/>
            <w:lang w:val="en-US"/>
          </w:rPr>
          <w:delText>to</w:delText>
        </w:r>
        <w:r w:rsidDel="00FD1BA8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 xml:space="preserve"> </w:delText>
        </w:r>
        <w:r w:rsidDel="00FD1BA8">
          <w:rPr>
            <w:rFonts w:ascii="Times New Roman Bold" w:eastAsia="宋体" w:hAnsi="Times New Roman Bold" w:cs="Times New Roman Bold"/>
            <w:b/>
            <w:bCs/>
            <w:sz w:val="20"/>
            <w:szCs w:val="20"/>
            <w:lang w:val="en-US"/>
          </w:rPr>
          <w:delText xml:space="preserve">automate deployment processes </w:delText>
        </w:r>
        <w:r w:rsidDel="00FD1BA8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>and enhanc</w:delText>
        </w:r>
        <w:r w:rsidDel="00FD1BA8">
          <w:rPr>
            <w:rFonts w:ascii="Times New Roman" w:eastAsia="宋体" w:hAnsi="Times New Roman" w:cs="Times New Roman"/>
            <w:sz w:val="20"/>
            <w:szCs w:val="20"/>
            <w:lang w:val="en-US"/>
          </w:rPr>
          <w:delText>e</w:delText>
        </w:r>
        <w:r w:rsidDel="00FD1BA8"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delText xml:space="preserve"> scalability for production </w:delText>
        </w:r>
      </w:del>
      <w:commentRangeEnd w:id="59"/>
      <w:r w:rsidR="00FD1BA8">
        <w:rPr>
          <w:rStyle w:val="af"/>
          <w:rFonts w:eastAsia="宋体"/>
          <w:color w:val="auto"/>
          <w:kern w:val="0"/>
          <w:lang w:val="en-US" w:eastAsia="en-US"/>
        </w:rPr>
        <w:commentReference w:id="59"/>
      </w:r>
    </w:p>
    <w:p w14:paraId="1DB97353" w14:textId="71EA7E34" w:rsidR="00FD1BA8" w:rsidRDefault="00FD1BA8">
      <w:pPr>
        <w:pStyle w:val="Body"/>
        <w:numPr>
          <w:ilvl w:val="0"/>
          <w:numId w:val="1"/>
        </w:numPr>
        <w:ind w:right="116"/>
        <w:rPr>
          <w:ins w:id="61" w:author="Austin Huang" w:date="2025-07-11T16:52:00Z" w16du:dateUtc="2025-07-11T08:52:00Z"/>
          <w:rFonts w:ascii="Times New Roman" w:eastAsia="宋体" w:hAnsi="Times New Roman" w:cs="Times New Roman"/>
          <w:sz w:val="20"/>
          <w:szCs w:val="20"/>
          <w:lang w:val="en-US"/>
        </w:rPr>
      </w:pPr>
      <w:ins w:id="62" w:author="Austin Huang" w:date="2025-07-11T16:52:00Z" w16du:dateUtc="2025-07-11T08:52:00Z">
        <w:r>
          <w:rPr>
            <w:rFonts w:ascii="Times New Roman" w:eastAsia="宋体" w:hAnsi="Times New Roman" w:cs="Times New Roman" w:hint="eastAsia"/>
            <w:sz w:val="20"/>
            <w:szCs w:val="20"/>
            <w:lang w:val="en-US"/>
          </w:rPr>
          <w:t>Deployed local LLM model to summarize resume information and improve the accuracy and range of matching for vector db.</w:t>
        </w:r>
      </w:ins>
    </w:p>
    <w:p w14:paraId="6A158BE2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eastAsia="宋体" w:hAnsi="Times New Roman" w:cs="Times New Roman"/>
          <w:sz w:val="20"/>
          <w:szCs w:val="20"/>
          <w:lang w:val="en-US"/>
        </w:rPr>
      </w:pP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lastRenderedPageBreak/>
        <w:t xml:space="preserve">Optimized database 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>performance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 xml:space="preserve"> with teammates, supporting JDs and resume info data processing </w:t>
      </w:r>
    </w:p>
    <w:p w14:paraId="1BD9D872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eastAsia="宋体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Embedded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vector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db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Python </w:t>
      </w:r>
      <w:r>
        <w:rPr>
          <w:rFonts w:ascii="Times New Roman" w:hAnsi="Times New Roman" w:cs="Times New Roman"/>
          <w:sz w:val="20"/>
          <w:szCs w:val="20"/>
          <w:lang w:val="en-US"/>
        </w:rPr>
        <w:t>to enable other programmers to develop and test on local machine without having to reference the remote database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, m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igrated data from AWS to a newly created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Mavis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db</w:t>
      </w:r>
      <w:proofErr w:type="spellEnd"/>
    </w:p>
    <w:p w14:paraId="7CBFF318" w14:textId="77777777" w:rsidR="00806A25" w:rsidRDefault="00000000">
      <w:pPr>
        <w:pBdr>
          <w:bottom w:val="single" w:sz="4" w:space="1" w:color="auto"/>
        </w:pBdr>
        <w:spacing w:beforeLines="51" w:before="122" w:after="0" w:line="240" w:lineRule="auto"/>
        <w:ind w:leftChars="0" w:left="0" w:right="116" w:firstLineChars="0" w:firstLine="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ROJECT EXPERIENCE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597352A" w14:textId="77777777" w:rsidR="00806A25" w:rsidRDefault="00000000">
      <w:pPr>
        <w:spacing w:after="0" w:line="240" w:lineRule="auto"/>
        <w:ind w:leftChars="0" w:left="0" w:right="116" w:firstLineChars="0" w:firstLine="0"/>
        <w:rPr>
          <w:rFonts w:ascii="Times New Roman" w:hAnsi="Times New Roman" w:cs="Times New Roman"/>
          <w:color w:val="000000"/>
          <w:sz w:val="20"/>
          <w:szCs w:val="20"/>
          <w:lang w:eastAsia="zh-CN"/>
        </w:rPr>
      </w:pPr>
      <w:commentRangeStart w:id="63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zh-CN"/>
        </w:rPr>
        <w:t>Android Memo Application (Java)</w:t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hAnsi="Times New Roman" w:cs="Times New Roman"/>
          <w:b/>
          <w:color w:val="000000"/>
          <w:sz w:val="20"/>
          <w:szCs w:val="20"/>
          <w:lang w:eastAsia="zh-CN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</w:t>
      </w:r>
      <w:r>
        <w:rPr>
          <w:rFonts w:ascii="Times New Roman" w:hAnsi="Times New Roman" w:cs="Times New Roman"/>
          <w:i/>
          <w:color w:val="000000"/>
          <w:sz w:val="20"/>
          <w:szCs w:val="20"/>
          <w:lang w:eastAsia="zh-CN"/>
        </w:rPr>
        <w:t xml:space="preserve">          </w:t>
      </w:r>
      <w:r>
        <w:rPr>
          <w:rFonts w:ascii="Times New Roman" w:hAnsi="Times New Roman" w:cs="Times New Roman"/>
          <w:iCs/>
          <w:color w:val="000000"/>
          <w:sz w:val="20"/>
          <w:szCs w:val="20"/>
          <w:lang w:eastAsia="zh-CN"/>
        </w:rPr>
        <w:t xml:space="preserve">         </w:t>
      </w:r>
      <w:r>
        <w:rPr>
          <w:rFonts w:ascii="Times New Roman" w:hAnsi="Times New Roman" w:cs="Times New Roman" w:hint="eastAsia"/>
          <w:iCs/>
          <w:color w:val="000000"/>
          <w:sz w:val="20"/>
          <w:szCs w:val="20"/>
          <w:lang w:eastAsia="zh-CN"/>
        </w:rPr>
        <w:t xml:space="preserve">  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July 202</w:t>
      </w:r>
      <w:r>
        <w:rPr>
          <w:rFonts w:ascii="Times New Roman" w:hAnsi="Times New Roman" w:cs="Times New Roman"/>
          <w:iCs/>
          <w:color w:val="000000"/>
          <w:sz w:val="20"/>
          <w:szCs w:val="20"/>
          <w:lang w:eastAsia="zh-CN"/>
        </w:rPr>
        <w:t>3</w:t>
      </w:r>
    </w:p>
    <w:p w14:paraId="74DF7AB3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宋体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>evelop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ed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 simple Memo application 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>allowing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user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to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add and delete events 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in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Java using Android Studios</w:t>
      </w:r>
    </w:p>
    <w:p w14:paraId="3C731B31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Created a new layout to show the events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allow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>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the user to scroll through the different events</w:t>
      </w:r>
    </w:p>
    <w:p w14:paraId="26E6EB83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Tested the app to ensure key features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>, such as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input bar, add, and delete button</w:t>
      </w:r>
      <w:r>
        <w:rPr>
          <w:rFonts w:ascii="Times New Roman" w:eastAsia="宋体" w:hAnsi="Times New Roman" w:cs="Times New Roman" w:hint="eastAsia"/>
          <w:sz w:val="20"/>
          <w:szCs w:val="20"/>
          <w:lang w:val="en-US"/>
        </w:rPr>
        <w:t>s</w:t>
      </w:r>
      <w:r>
        <w:rPr>
          <w:rFonts w:ascii="Times New Roman" w:eastAsia="宋体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work as intended</w:t>
      </w:r>
    </w:p>
    <w:p w14:paraId="03E5C9B9" w14:textId="77777777" w:rsidR="00806A25" w:rsidRDefault="00000000">
      <w:pPr>
        <w:pStyle w:val="Body"/>
        <w:numPr>
          <w:ilvl w:val="0"/>
          <w:numId w:val="1"/>
        </w:numPr>
        <w:ind w:right="116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Distributed the application to 10 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>users and achieved an 80% referral ra</w:t>
      </w:r>
      <w:r>
        <w:rPr>
          <w:rFonts w:ascii="Times New Roman" w:hAnsi="Times New Roman" w:cs="Times New Roman"/>
          <w:sz w:val="20"/>
          <w:szCs w:val="20"/>
          <w:lang w:val="en-US"/>
        </w:rPr>
        <w:t>te</w:t>
      </w:r>
      <w:commentRangeEnd w:id="63"/>
      <w:r w:rsidR="00FD1BA8">
        <w:rPr>
          <w:rStyle w:val="af"/>
          <w:rFonts w:eastAsia="宋体"/>
          <w:color w:val="auto"/>
          <w:kern w:val="0"/>
          <w:lang w:val="en-US" w:eastAsia="en-US"/>
        </w:rPr>
        <w:commentReference w:id="63"/>
      </w:r>
    </w:p>
    <w:sectPr w:rsidR="00806A25">
      <w:headerReference w:type="default" r:id="rId20"/>
      <w:footerReference w:type="default" r:id="rId21"/>
      <w:type w:val="continuous"/>
      <w:pgSz w:w="12240" w:h="15840"/>
      <w:pgMar w:top="864" w:right="1080" w:bottom="864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ra" w:date="2025-06-25T18:11:00Z" w:initials="">
    <w:p w14:paraId="5C85CCA0" w14:textId="77777777" w:rsidR="00806A25" w:rsidRDefault="00000000">
      <w:pPr>
        <w:pStyle w:val="a3"/>
        <w:ind w:left="0" w:hanging="2"/>
        <w:rPr>
          <w:lang w:eastAsia="zh-CN"/>
        </w:rPr>
      </w:pPr>
      <w:r>
        <w:rPr>
          <w:rFonts w:hint="eastAsia"/>
          <w:lang w:eastAsia="zh-CN"/>
        </w:rPr>
        <w:t>可以和杨教授商量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届时背调是否支持填写实地</w:t>
      </w:r>
      <w:r>
        <w:rPr>
          <w:rFonts w:hint="eastAsia"/>
          <w:lang w:eastAsia="zh-CN"/>
        </w:rPr>
        <w:t xml:space="preserve"> </w:t>
      </w:r>
    </w:p>
  </w:comment>
  <w:comment w:id="1" w:author="Austin Huang" w:date="2025-07-11T16:50:00Z" w:initials="AH">
    <w:p w14:paraId="2B162541" w14:textId="77777777" w:rsidR="00E17532" w:rsidRDefault="00E17532" w:rsidP="00E17532">
      <w:pPr>
        <w:pStyle w:val="a3"/>
        <w:ind w:leftChars="0" w:left="0" w:firstLineChars="0" w:firstLine="0"/>
      </w:pPr>
      <w:r>
        <w:rPr>
          <w:rStyle w:val="af"/>
        </w:rPr>
        <w:annotationRef/>
      </w:r>
      <w:r>
        <w:rPr>
          <w:rFonts w:hint="eastAsia"/>
        </w:rPr>
        <w:t>仅改为</w:t>
      </w:r>
      <w:r>
        <w:rPr>
          <w:rFonts w:hint="eastAsia"/>
        </w:rPr>
        <w:t>remote</w:t>
      </w:r>
    </w:p>
  </w:comment>
  <w:comment w:id="34" w:author="Cora" w:date="2025-06-25T18:14:00Z" w:initials="">
    <w:p w14:paraId="2C86B505" w14:textId="6253A08F" w:rsidR="00806A25" w:rsidRDefault="00000000">
      <w:pPr>
        <w:pStyle w:val="a3"/>
        <w:ind w:left="0" w:hanging="2"/>
        <w:rPr>
          <w:lang w:eastAsia="zh-CN"/>
        </w:rPr>
      </w:pPr>
      <w:r>
        <w:rPr>
          <w:rFonts w:hint="eastAsia"/>
          <w:lang w:eastAsia="zh-CN"/>
        </w:rPr>
        <w:t>可以举例吗</w:t>
      </w:r>
    </w:p>
  </w:comment>
  <w:comment w:id="35" w:author="Austin Huang" w:date="2025-07-11T16:50:00Z" w:initials="AH">
    <w:p w14:paraId="2B18F544" w14:textId="77777777" w:rsidR="00E17532" w:rsidRDefault="00E17532" w:rsidP="00E17532">
      <w:pPr>
        <w:pStyle w:val="a3"/>
        <w:ind w:leftChars="0" w:left="0" w:firstLineChars="0" w:firstLine="0"/>
      </w:pPr>
      <w:r>
        <w:rPr>
          <w:rStyle w:val="af"/>
        </w:rPr>
        <w:annotationRef/>
      </w:r>
      <w:r>
        <w:rPr>
          <w:rFonts w:hint="eastAsia"/>
        </w:rPr>
        <w:t>见修改</w:t>
      </w:r>
    </w:p>
  </w:comment>
  <w:comment w:id="56" w:author="Cora" w:date="2025-06-25T18:21:00Z" w:initials="">
    <w:p w14:paraId="0DFB1415" w14:textId="742BAE1F" w:rsidR="00806A25" w:rsidRDefault="00000000">
      <w:pPr>
        <w:pStyle w:val="a3"/>
        <w:ind w:leftChars="0" w:left="0" w:firstLineChars="0" w:firstLine="0"/>
        <w:rPr>
          <w:lang w:eastAsia="zh-CN"/>
        </w:rPr>
      </w:pPr>
      <w:r>
        <w:rPr>
          <w:rFonts w:hint="eastAsia"/>
          <w:lang w:eastAsia="zh-CN"/>
        </w:rPr>
        <w:t>可从业务层面一句话进行总结告诉对方你做了一件什么事情吗</w:t>
      </w:r>
    </w:p>
  </w:comment>
  <w:comment w:id="57" w:author="Austin Huang" w:date="2025-07-11T16:51:00Z" w:initials="AH">
    <w:p w14:paraId="45CC6A83" w14:textId="77777777" w:rsidR="00E17532" w:rsidRDefault="00E17532" w:rsidP="00E17532">
      <w:pPr>
        <w:pStyle w:val="a3"/>
        <w:ind w:leftChars="0" w:left="0" w:firstLineChars="0" w:firstLine="0"/>
      </w:pPr>
      <w:r>
        <w:rPr>
          <w:rStyle w:val="af"/>
        </w:rPr>
        <w:annotationRef/>
      </w:r>
      <w:r>
        <w:rPr>
          <w:rFonts w:hint="eastAsia"/>
        </w:rPr>
        <w:t>总之就是写了一个</w:t>
      </w:r>
      <w:r>
        <w:rPr>
          <w:rFonts w:hint="eastAsia"/>
        </w:rPr>
        <w:t>image mapping</w:t>
      </w:r>
      <w:r>
        <w:rPr>
          <w:rFonts w:hint="eastAsia"/>
        </w:rPr>
        <w:t>的</w:t>
      </w:r>
      <w:r>
        <w:rPr>
          <w:rFonts w:hint="eastAsia"/>
        </w:rPr>
        <w:t>library</w:t>
      </w:r>
      <w:r>
        <w:rPr>
          <w:rFonts w:hint="eastAsia"/>
        </w:rPr>
        <w:t>，见新加的第一条</w:t>
      </w:r>
      <w:r>
        <w:rPr>
          <w:rFonts w:hint="eastAsia"/>
        </w:rPr>
        <w:t>bullet point</w:t>
      </w:r>
    </w:p>
  </w:comment>
  <w:comment w:id="59" w:author="Austin Huang" w:date="2025-07-11T16:52:00Z" w:initials="AH">
    <w:p w14:paraId="344932AF" w14:textId="77777777" w:rsidR="00FD1BA8" w:rsidRDefault="00FD1BA8" w:rsidP="00FD1BA8">
      <w:pPr>
        <w:pStyle w:val="a3"/>
        <w:ind w:leftChars="0" w:left="0" w:firstLineChars="0" w:firstLine="0"/>
      </w:pPr>
      <w:r>
        <w:rPr>
          <w:rStyle w:val="af"/>
        </w:rPr>
        <w:annotationRef/>
      </w:r>
      <w:r>
        <w:rPr>
          <w:rFonts w:hint="eastAsia"/>
        </w:rPr>
        <w:t>与</w:t>
      </w:r>
      <w:r>
        <w:rPr>
          <w:rFonts w:hint="eastAsia"/>
        </w:rPr>
        <w:t>vector db</w:t>
      </w:r>
      <w:r>
        <w:rPr>
          <w:rFonts w:hint="eastAsia"/>
        </w:rPr>
        <w:t>的功能重复，可替代</w:t>
      </w:r>
    </w:p>
  </w:comment>
  <w:comment w:id="63" w:author="Austin Huang" w:date="2025-07-11T16:53:00Z" w:initials="AH">
    <w:p w14:paraId="3D4A1C71" w14:textId="77777777" w:rsidR="00FD1BA8" w:rsidRDefault="00FD1BA8" w:rsidP="00FD1BA8">
      <w:pPr>
        <w:pStyle w:val="a3"/>
        <w:ind w:leftChars="0" w:left="0" w:firstLineChars="0" w:firstLine="0"/>
      </w:pPr>
      <w:r>
        <w:rPr>
          <w:rStyle w:val="af"/>
        </w:rPr>
        <w:annotationRef/>
      </w:r>
      <w:r>
        <w:rPr>
          <w:rFonts w:hint="eastAsia"/>
        </w:rPr>
        <w:t>个人觉得换成一段游戏开发经历会好很多，这个</w:t>
      </w:r>
      <w:r>
        <w:rPr>
          <w:rFonts w:hint="eastAsia"/>
        </w:rPr>
        <w:t>project</w:t>
      </w:r>
      <w:r>
        <w:rPr>
          <w:rFonts w:hint="eastAsia"/>
        </w:rPr>
        <w:t>太简单了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85CCA0" w15:done="0"/>
  <w15:commentEx w15:paraId="2B162541" w15:paraIdParent="5C85CCA0" w15:done="0"/>
  <w15:commentEx w15:paraId="2C86B505" w15:done="0"/>
  <w15:commentEx w15:paraId="2B18F544" w15:paraIdParent="2C86B505" w15:done="0"/>
  <w15:commentEx w15:paraId="0DFB1415" w15:done="0"/>
  <w15:commentEx w15:paraId="45CC6A83" w15:paraIdParent="0DFB1415" w15:done="0"/>
  <w15:commentEx w15:paraId="344932AF" w15:done="0"/>
  <w15:commentEx w15:paraId="3D4A1C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D2D47F" w16cex:dateUtc="2025-07-11T08:50:00Z"/>
  <w16cex:commentExtensible w16cex:durableId="54178C34" w16cex:dateUtc="2025-07-11T08:50:00Z"/>
  <w16cex:commentExtensible w16cex:durableId="0EB3A55F" w16cex:dateUtc="2025-07-11T08:51:00Z"/>
  <w16cex:commentExtensible w16cex:durableId="62A30EC9" w16cex:dateUtc="2025-07-11T08:52:00Z"/>
  <w16cex:commentExtensible w16cex:durableId="788D9D79" w16cex:dateUtc="2025-07-11T08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85CCA0" w16cid:durableId="5C85CCA0"/>
  <w16cid:commentId w16cid:paraId="2B162541" w16cid:durableId="3BD2D47F"/>
  <w16cid:commentId w16cid:paraId="2C86B505" w16cid:durableId="2C86B505"/>
  <w16cid:commentId w16cid:paraId="2B18F544" w16cid:durableId="54178C34"/>
  <w16cid:commentId w16cid:paraId="0DFB1415" w16cid:durableId="0DFB1415"/>
  <w16cid:commentId w16cid:paraId="45CC6A83" w16cid:durableId="0EB3A55F"/>
  <w16cid:commentId w16cid:paraId="344932AF" w16cid:durableId="62A30EC9"/>
  <w16cid:commentId w16cid:paraId="3D4A1C71" w16cid:durableId="788D9D7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93B6" w14:textId="77777777" w:rsidR="00E51F18" w:rsidRDefault="00E51F18">
      <w:pPr>
        <w:spacing w:line="240" w:lineRule="auto"/>
        <w:ind w:left="0" w:hanging="2"/>
      </w:pPr>
      <w:r>
        <w:separator/>
      </w:r>
    </w:p>
  </w:endnote>
  <w:endnote w:type="continuationSeparator" w:id="0">
    <w:p w14:paraId="298EC293" w14:textId="77777777" w:rsidR="00E51F18" w:rsidRDefault="00E51F18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swiss"/>
    <w:pitch w:val="default"/>
    <w:sig w:usb0="00000000" w:usb1="00000000" w:usb2="00000000" w:usb3="00000000" w:csb0="200001BF" w:csb1="4F01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altName w:val="Microsoft JhengHei UI Light"/>
    <w:charset w:val="88"/>
    <w:family w:val="swiss"/>
    <w:pitch w:val="default"/>
    <w:sig w:usb0="00000000" w:usb1="00000000" w:usb2="00000017" w:usb3="00000000" w:csb0="00100001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Times New Roman Italic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Bold Italic">
    <w:altName w:val="Times New Roman"/>
    <w:panose1 w:val="020207030605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5EC01" w14:textId="77777777" w:rsidR="00806A25" w:rsidRDefault="00806A25">
    <w:pPr>
      <w:pStyle w:val="a6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4AF8" w14:textId="77777777" w:rsidR="00806A25" w:rsidRDefault="00806A25">
    <w:pPr>
      <w:pStyle w:val="a6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85455" w14:textId="77777777" w:rsidR="00806A25" w:rsidRDefault="00806A25">
    <w:pPr>
      <w:pStyle w:val="a6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DFE3" w14:textId="77777777" w:rsidR="00806A25" w:rsidRDefault="00806A25">
    <w:pPr>
      <w:pStyle w:val="a6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9AB7" w14:textId="77777777" w:rsidR="00E51F18" w:rsidRDefault="00E51F18">
      <w:pPr>
        <w:spacing w:after="0"/>
        <w:ind w:left="0" w:hanging="2"/>
      </w:pPr>
      <w:r>
        <w:separator/>
      </w:r>
    </w:p>
  </w:footnote>
  <w:footnote w:type="continuationSeparator" w:id="0">
    <w:p w14:paraId="3D6F3852" w14:textId="77777777" w:rsidR="00E51F18" w:rsidRDefault="00E51F18">
      <w:pPr>
        <w:spacing w:after="0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C395" w14:textId="77777777" w:rsidR="00806A25" w:rsidRDefault="00806A25">
    <w:pPr>
      <w:pStyle w:val="a7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0C55" w14:textId="77777777" w:rsidR="00806A25" w:rsidRDefault="00806A25">
    <w:pPr>
      <w:pStyle w:val="a7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132AF" w14:textId="77777777" w:rsidR="00806A25" w:rsidRDefault="00806A25">
    <w:pPr>
      <w:pStyle w:val="a7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52A60" w14:textId="77777777" w:rsidR="00806A25" w:rsidRDefault="00806A25">
    <w:pPr>
      <w:pStyle w:val="a7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25C0"/>
    <w:multiLevelType w:val="multilevel"/>
    <w:tmpl w:val="121D25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71306705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stin Huang">
    <w15:presenceInfo w15:providerId="AD" w15:userId="S::ah108@rice.edu::bfed08a2-ba64-4778-963d-a488d8ea6c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M3M2U1ZjhkMWZlMDJiZDI0MGRjYjllOGU0YWMxNDUifQ=="/>
  </w:docVars>
  <w:rsids>
    <w:rsidRoot w:val="00172A27"/>
    <w:rsid w:val="FFDB35B7"/>
    <w:rsid w:val="FFFDA8F2"/>
    <w:rsid w:val="00011CFF"/>
    <w:rsid w:val="00041EF3"/>
    <w:rsid w:val="00075089"/>
    <w:rsid w:val="00081081"/>
    <w:rsid w:val="00084EA0"/>
    <w:rsid w:val="000933CC"/>
    <w:rsid w:val="00096B1E"/>
    <w:rsid w:val="000C1EF9"/>
    <w:rsid w:val="000D198C"/>
    <w:rsid w:val="000D5061"/>
    <w:rsid w:val="000E0FDD"/>
    <w:rsid w:val="000F039F"/>
    <w:rsid w:val="00117BCA"/>
    <w:rsid w:val="00127396"/>
    <w:rsid w:val="001411C0"/>
    <w:rsid w:val="00172557"/>
    <w:rsid w:val="00172A27"/>
    <w:rsid w:val="001756F3"/>
    <w:rsid w:val="001812FA"/>
    <w:rsid w:val="00196AF3"/>
    <w:rsid w:val="001C62C0"/>
    <w:rsid w:val="001D5E17"/>
    <w:rsid w:val="00222221"/>
    <w:rsid w:val="00222D67"/>
    <w:rsid w:val="0023305F"/>
    <w:rsid w:val="00233ABF"/>
    <w:rsid w:val="00254893"/>
    <w:rsid w:val="002622F1"/>
    <w:rsid w:val="00271A0B"/>
    <w:rsid w:val="002821BE"/>
    <w:rsid w:val="002948D4"/>
    <w:rsid w:val="00295817"/>
    <w:rsid w:val="002A59FE"/>
    <w:rsid w:val="002B0A8D"/>
    <w:rsid w:val="003334E8"/>
    <w:rsid w:val="003367A1"/>
    <w:rsid w:val="00344794"/>
    <w:rsid w:val="00352541"/>
    <w:rsid w:val="0035404B"/>
    <w:rsid w:val="003B631C"/>
    <w:rsid w:val="003D7557"/>
    <w:rsid w:val="003E5AF5"/>
    <w:rsid w:val="003E71DC"/>
    <w:rsid w:val="003F0ACC"/>
    <w:rsid w:val="00401015"/>
    <w:rsid w:val="00424A0E"/>
    <w:rsid w:val="0043136D"/>
    <w:rsid w:val="004506C8"/>
    <w:rsid w:val="004677C3"/>
    <w:rsid w:val="00482A18"/>
    <w:rsid w:val="004A59D1"/>
    <w:rsid w:val="004B2968"/>
    <w:rsid w:val="004B6D38"/>
    <w:rsid w:val="004C7B65"/>
    <w:rsid w:val="004D12C1"/>
    <w:rsid w:val="004E491F"/>
    <w:rsid w:val="005021B0"/>
    <w:rsid w:val="005067AA"/>
    <w:rsid w:val="00511206"/>
    <w:rsid w:val="00511D11"/>
    <w:rsid w:val="00517B8A"/>
    <w:rsid w:val="00540B09"/>
    <w:rsid w:val="005435FB"/>
    <w:rsid w:val="00567599"/>
    <w:rsid w:val="00575535"/>
    <w:rsid w:val="005A620B"/>
    <w:rsid w:val="005D3049"/>
    <w:rsid w:val="005E274D"/>
    <w:rsid w:val="0062402A"/>
    <w:rsid w:val="0064374A"/>
    <w:rsid w:val="0066770C"/>
    <w:rsid w:val="0068547D"/>
    <w:rsid w:val="00690E12"/>
    <w:rsid w:val="00696E9C"/>
    <w:rsid w:val="006B1EE7"/>
    <w:rsid w:val="006D51F6"/>
    <w:rsid w:val="006F00E2"/>
    <w:rsid w:val="00703EB7"/>
    <w:rsid w:val="007135F5"/>
    <w:rsid w:val="0072187D"/>
    <w:rsid w:val="00727CF7"/>
    <w:rsid w:val="00742801"/>
    <w:rsid w:val="00745C27"/>
    <w:rsid w:val="007644B1"/>
    <w:rsid w:val="007938A4"/>
    <w:rsid w:val="007B2438"/>
    <w:rsid w:val="007C56E6"/>
    <w:rsid w:val="007C5E4D"/>
    <w:rsid w:val="00806418"/>
    <w:rsid w:val="00806A25"/>
    <w:rsid w:val="008735F2"/>
    <w:rsid w:val="008800B2"/>
    <w:rsid w:val="0089163E"/>
    <w:rsid w:val="00893AE1"/>
    <w:rsid w:val="008C3DAF"/>
    <w:rsid w:val="008D06C8"/>
    <w:rsid w:val="008D6A3D"/>
    <w:rsid w:val="008F3AC9"/>
    <w:rsid w:val="00901EAB"/>
    <w:rsid w:val="009431FB"/>
    <w:rsid w:val="0097375D"/>
    <w:rsid w:val="009850E9"/>
    <w:rsid w:val="009A4711"/>
    <w:rsid w:val="009D3F31"/>
    <w:rsid w:val="009F592C"/>
    <w:rsid w:val="00A32BCA"/>
    <w:rsid w:val="00A447E3"/>
    <w:rsid w:val="00A65696"/>
    <w:rsid w:val="00AA7780"/>
    <w:rsid w:val="00AF2CAA"/>
    <w:rsid w:val="00AF7F09"/>
    <w:rsid w:val="00B01102"/>
    <w:rsid w:val="00B23107"/>
    <w:rsid w:val="00B770FB"/>
    <w:rsid w:val="00B94F72"/>
    <w:rsid w:val="00B96859"/>
    <w:rsid w:val="00BB0540"/>
    <w:rsid w:val="00BD3EEA"/>
    <w:rsid w:val="00C31AA0"/>
    <w:rsid w:val="00C43CF1"/>
    <w:rsid w:val="00C572C8"/>
    <w:rsid w:val="00CA3664"/>
    <w:rsid w:val="00CB2AD5"/>
    <w:rsid w:val="00CC0306"/>
    <w:rsid w:val="00CC49AD"/>
    <w:rsid w:val="00CD2541"/>
    <w:rsid w:val="00CE4625"/>
    <w:rsid w:val="00CE5475"/>
    <w:rsid w:val="00D219D7"/>
    <w:rsid w:val="00D565F6"/>
    <w:rsid w:val="00D67CAD"/>
    <w:rsid w:val="00D86EFD"/>
    <w:rsid w:val="00D94514"/>
    <w:rsid w:val="00E17532"/>
    <w:rsid w:val="00E20477"/>
    <w:rsid w:val="00E355D2"/>
    <w:rsid w:val="00E403A5"/>
    <w:rsid w:val="00E51F18"/>
    <w:rsid w:val="00E803E3"/>
    <w:rsid w:val="00E81B58"/>
    <w:rsid w:val="00E90A78"/>
    <w:rsid w:val="00E919C5"/>
    <w:rsid w:val="00E93F4B"/>
    <w:rsid w:val="00ED7774"/>
    <w:rsid w:val="00F064CD"/>
    <w:rsid w:val="00F44BF6"/>
    <w:rsid w:val="00F52E3D"/>
    <w:rsid w:val="00F55497"/>
    <w:rsid w:val="00F62904"/>
    <w:rsid w:val="00FC7B9B"/>
    <w:rsid w:val="00FD1BA8"/>
    <w:rsid w:val="00FD3B4A"/>
    <w:rsid w:val="00FD59FE"/>
    <w:rsid w:val="00FF05D8"/>
    <w:rsid w:val="0D512B3E"/>
    <w:rsid w:val="0D76174F"/>
    <w:rsid w:val="0F71158E"/>
    <w:rsid w:val="167C092F"/>
    <w:rsid w:val="16BC50FB"/>
    <w:rsid w:val="17F57A34"/>
    <w:rsid w:val="22AE0780"/>
    <w:rsid w:val="3413511E"/>
    <w:rsid w:val="3E3B52E6"/>
    <w:rsid w:val="3F4367B7"/>
    <w:rsid w:val="3FE3BDF9"/>
    <w:rsid w:val="42243775"/>
    <w:rsid w:val="4BF82F01"/>
    <w:rsid w:val="544D2324"/>
    <w:rsid w:val="54F27652"/>
    <w:rsid w:val="5CAF062A"/>
    <w:rsid w:val="65BD5B57"/>
    <w:rsid w:val="6C386424"/>
    <w:rsid w:val="71773EE0"/>
    <w:rsid w:val="7A473159"/>
    <w:rsid w:val="7B2F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B00F83"/>
  <w15:docId w15:val="{A038B4A8-AF0E-4FC4-8BAA-684F51CC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  <w:ind w:leftChars="-1" w:left="-1" w:hangingChars="1" w:hanging="1"/>
      <w:textAlignment w:val="top"/>
      <w:outlineLvl w:val="0"/>
    </w:pPr>
    <w:rPr>
      <w:rFonts w:ascii="Calibri" w:hAnsi="Calibri" w:cs="Calibri"/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spacing w:line="240" w:lineRule="auto"/>
    </w:pPr>
    <w:rPr>
      <w:sz w:val="24"/>
      <w:szCs w:val="24"/>
    </w:rPr>
  </w:style>
  <w:style w:type="paragraph" w:styleId="30">
    <w:name w:val="Body Text 3"/>
    <w:basedOn w:val="a"/>
    <w:qFormat/>
    <w:pPr>
      <w:spacing w:after="120"/>
    </w:pPr>
    <w:rPr>
      <w:sz w:val="16"/>
      <w:szCs w:val="16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Balloon Text"/>
    <w:basedOn w:val="a"/>
    <w:qFormat/>
    <w:pPr>
      <w:spacing w:after="0" w:line="240" w:lineRule="auto"/>
    </w:pPr>
    <w:rPr>
      <w:rFonts w:ascii="Lucida Grande" w:hAnsi="Lucida Grande"/>
      <w:sz w:val="18"/>
      <w:szCs w:val="18"/>
    </w:rPr>
  </w:style>
  <w:style w:type="paragraph" w:styleId="a6">
    <w:name w:val="footer"/>
    <w:basedOn w:val="a"/>
    <w:qFormat/>
    <w:pPr>
      <w:spacing w:after="0" w:line="240" w:lineRule="auto"/>
    </w:pPr>
    <w:rPr>
      <w:rFonts w:cs="Times New Roman"/>
    </w:rPr>
  </w:style>
  <w:style w:type="paragraph" w:styleId="a7">
    <w:name w:val="header"/>
    <w:basedOn w:val="a"/>
    <w:qFormat/>
    <w:pPr>
      <w:tabs>
        <w:tab w:val="center" w:pos="4680"/>
        <w:tab w:val="right" w:pos="9360"/>
      </w:tabs>
    </w:p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20">
    <w:name w:val="Body Text 2"/>
    <w:basedOn w:val="a"/>
    <w:qFormat/>
    <w:pPr>
      <w:suppressAutoHyphens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sz w:val="24"/>
      <w:szCs w:val="24"/>
      <w:lang w:eastAsia="zh-CN"/>
    </w:rPr>
  </w:style>
  <w:style w:type="paragraph" w:styleId="a9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b">
    <w:name w:val="annotation subject"/>
    <w:basedOn w:val="a3"/>
    <w:next w:val="a3"/>
    <w:qFormat/>
    <w:rPr>
      <w:b/>
      <w:bCs/>
      <w:sz w:val="20"/>
      <w:szCs w:val="20"/>
    </w:rPr>
  </w:style>
  <w:style w:type="table" w:styleId="ac">
    <w:name w:val="Table Grid"/>
    <w:basedOn w:val="a1"/>
    <w:qFormat/>
    <w:pPr>
      <w:suppressAutoHyphens/>
      <w:ind w:leftChars="-1" w:left="-1" w:hangingChars="1" w:hanging="1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FollowedHyperlink"/>
    <w:basedOn w:val="a0"/>
    <w:uiPriority w:val="99"/>
    <w:unhideWhenUsed/>
    <w:qFormat/>
    <w:rPr>
      <w:color w:val="800080" w:themeColor="followedHyperlink"/>
      <w:u w:val="single"/>
    </w:rPr>
  </w:style>
  <w:style w:type="character" w:styleId="ae">
    <w:name w:val="Hyperlink"/>
    <w:qFormat/>
    <w:rPr>
      <w:color w:val="0000FF"/>
      <w:w w:val="100"/>
      <w:position w:val="-1"/>
      <w:u w:val="single"/>
      <w:vertAlign w:val="baseline"/>
      <w:cs w:val="0"/>
    </w:rPr>
  </w:style>
  <w:style w:type="character" w:styleId="af">
    <w:name w:val="annotation reference"/>
    <w:qFormat/>
    <w:rPr>
      <w:w w:val="100"/>
      <w:position w:val="-1"/>
      <w:sz w:val="18"/>
      <w:szCs w:val="18"/>
      <w:vertAlign w:val="baseline"/>
      <w:cs w:val="0"/>
    </w:rPr>
  </w:style>
  <w:style w:type="paragraph" w:customStyle="1" w:styleId="ListParagraph1">
    <w:name w:val="List Paragraph1"/>
    <w:basedOn w:val="a"/>
    <w:qFormat/>
    <w:pPr>
      <w:ind w:left="720"/>
      <w:contextualSpacing/>
    </w:pPr>
  </w:style>
  <w:style w:type="paragraph" w:customStyle="1" w:styleId="NoSpacing1">
    <w:name w:val="No Spacing1"/>
    <w:qFormat/>
    <w:pPr>
      <w:suppressAutoHyphens/>
      <w:spacing w:after="200" w:line="1" w:lineRule="atLeast"/>
      <w:ind w:leftChars="-1" w:left="-1" w:hangingChars="1" w:hanging="1"/>
      <w:textAlignment w:val="top"/>
      <w:outlineLvl w:val="0"/>
    </w:pPr>
    <w:rPr>
      <w:rFonts w:ascii="Calibri" w:hAnsi="Calibri" w:cs="Calibri"/>
      <w:position w:val="-1"/>
      <w:sz w:val="22"/>
      <w:szCs w:val="22"/>
      <w:lang w:eastAsia="en-US"/>
    </w:rPr>
  </w:style>
  <w:style w:type="character" w:customStyle="1" w:styleId="BodyText2Char">
    <w:name w:val="Body Text 2 Char"/>
    <w:qFormat/>
    <w:rPr>
      <w:rFonts w:ascii="Times New Roman" w:eastAsia="Times New Roman" w:hAnsi="Times New Roman" w:cs="Times New Roman"/>
      <w:w w:val="100"/>
      <w:position w:val="-1"/>
      <w:sz w:val="20"/>
      <w:szCs w:val="24"/>
      <w:vertAlign w:val="baseline"/>
      <w:cs w:val="0"/>
      <w:lang w:eastAsia="ar-SA"/>
    </w:rPr>
  </w:style>
  <w:style w:type="character" w:customStyle="1" w:styleId="BodyText3Char">
    <w:name w:val="Body Text 3 Char"/>
    <w:qFormat/>
    <w:rPr>
      <w:w w:val="100"/>
      <w:position w:val="-1"/>
      <w:sz w:val="16"/>
      <w:szCs w:val="16"/>
      <w:vertAlign w:val="baseline"/>
      <w:cs w:val="0"/>
    </w:rPr>
  </w:style>
  <w:style w:type="character" w:customStyle="1" w:styleId="CommentTextChar">
    <w:name w:val="Comment Text Char"/>
    <w:qFormat/>
    <w:rPr>
      <w:w w:val="100"/>
      <w:position w:val="-1"/>
      <w:sz w:val="24"/>
      <w:szCs w:val="24"/>
      <w:vertAlign w:val="baseline"/>
      <w:cs w:val="0"/>
    </w:rPr>
  </w:style>
  <w:style w:type="character" w:customStyle="1" w:styleId="CommentSubjectChar">
    <w:name w:val="Comment Subject Char"/>
    <w:qFormat/>
    <w:rPr>
      <w:b/>
      <w:bCs/>
      <w:w w:val="100"/>
      <w:position w:val="-1"/>
      <w:sz w:val="20"/>
      <w:szCs w:val="20"/>
      <w:vertAlign w:val="baseline"/>
      <w:cs w:val="0"/>
    </w:rPr>
  </w:style>
  <w:style w:type="character" w:customStyle="1" w:styleId="BalloonTextChar">
    <w:name w:val="Balloon Text Char"/>
    <w:qFormat/>
    <w:rPr>
      <w:rFonts w:ascii="Lucida Grande" w:hAnsi="Lucida Grande"/>
      <w:w w:val="100"/>
      <w:position w:val="-1"/>
      <w:sz w:val="18"/>
      <w:szCs w:val="18"/>
      <w:vertAlign w:val="baseline"/>
      <w:cs w:val="0"/>
    </w:rPr>
  </w:style>
  <w:style w:type="character" w:customStyle="1" w:styleId="FooterChar">
    <w:name w:val="Footer Char"/>
    <w:qFormat/>
    <w:rPr>
      <w:rFonts w:ascii="Calibri" w:eastAsia="Calibri" w:hAnsi="Calibri" w:cs="Times New Roman"/>
      <w:w w:val="100"/>
      <w:position w:val="-1"/>
      <w:vertAlign w:val="baseline"/>
      <w:cs w:val="0"/>
    </w:rPr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color w:val="365F91"/>
      <w:w w:val="100"/>
      <w:position w:val="-1"/>
      <w:sz w:val="28"/>
      <w:szCs w:val="28"/>
      <w:vertAlign w:val="baseline"/>
      <w:cs w:val="0"/>
    </w:rPr>
  </w:style>
  <w:style w:type="paragraph" w:customStyle="1" w:styleId="TOCHeading1">
    <w:name w:val="TOC Heading1"/>
    <w:basedOn w:val="1"/>
    <w:next w:val="a"/>
    <w:qFormat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character" w:customStyle="1" w:styleId="BodyTextChar">
    <w:name w:val="Body Text Char"/>
    <w:basedOn w:val="a0"/>
    <w:qFormat/>
    <w:rPr>
      <w:w w:val="100"/>
      <w:position w:val="-1"/>
      <w:vertAlign w:val="baseline"/>
      <w:cs w:val="0"/>
    </w:rPr>
  </w:style>
  <w:style w:type="table" w:customStyle="1" w:styleId="TableGrid1">
    <w:name w:val="Table Grid1"/>
    <w:basedOn w:val="a1"/>
    <w:qFormat/>
    <w:pPr>
      <w:suppressAutoHyphens/>
      <w:ind w:leftChars="-1" w:left="-1" w:hangingChars="1" w:hanging="1"/>
      <w:textAlignment w:val="top"/>
      <w:outlineLvl w:val="0"/>
    </w:pPr>
    <w:rPr>
      <w:rFonts w:ascii="Cambria" w:eastAsia="Cambria" w:hAnsi="Cambria"/>
      <w:position w:val="-1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pPr>
      <w:suppressAutoHyphens/>
      <w:autoSpaceDE w:val="0"/>
      <w:autoSpaceDN w:val="0"/>
      <w:adjustRightInd w:val="0"/>
      <w:spacing w:after="200" w:line="1" w:lineRule="atLeast"/>
      <w:ind w:leftChars="-1" w:left="-1" w:hangingChars="1" w:hanging="1"/>
      <w:textAlignment w:val="top"/>
      <w:outlineLvl w:val="0"/>
    </w:pPr>
    <w:rPr>
      <w:rFonts w:eastAsia="Times New Roman" w:cs="Calibri"/>
      <w:color w:val="000000"/>
      <w:position w:val="-1"/>
      <w:sz w:val="24"/>
      <w:szCs w:val="24"/>
      <w:lang w:eastAsia="en-US"/>
    </w:rPr>
  </w:style>
  <w:style w:type="paragraph" w:customStyle="1" w:styleId="ResumeAlignRight">
    <w:name w:val="Resume Align Right"/>
    <w:basedOn w:val="a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Revision1">
    <w:name w:val="Revision1"/>
    <w:qFormat/>
    <w:pPr>
      <w:suppressAutoHyphens/>
      <w:spacing w:after="200" w:line="1" w:lineRule="atLeast"/>
      <w:ind w:leftChars="-1" w:left="-1" w:hangingChars="1" w:hanging="1"/>
      <w:textAlignment w:val="top"/>
      <w:outlineLvl w:val="0"/>
    </w:pPr>
    <w:rPr>
      <w:rFonts w:ascii="Calibri" w:hAnsi="Calibri" w:cs="Calibri"/>
      <w:position w:val="-1"/>
      <w:sz w:val="22"/>
      <w:szCs w:val="22"/>
      <w:lang w:eastAsia="en-US"/>
    </w:rPr>
  </w:style>
  <w:style w:type="character" w:customStyle="1" w:styleId="UnresolvedMention1">
    <w:name w:val="Unresolved Mention1"/>
    <w:qFormat/>
    <w:rPr>
      <w:color w:val="808080"/>
      <w:w w:val="100"/>
      <w:position w:val="-1"/>
      <w:shd w:val="clear" w:color="auto" w:fill="E6E6E6"/>
      <w:vertAlign w:val="baseline"/>
      <w:cs w:val="0"/>
    </w:rPr>
  </w:style>
  <w:style w:type="character" w:customStyle="1" w:styleId="HeaderChar">
    <w:name w:val="Header Char"/>
    <w:qFormat/>
    <w:rPr>
      <w:w w:val="100"/>
      <w:position w:val="-1"/>
      <w:sz w:val="22"/>
      <w:szCs w:val="22"/>
      <w:vertAlign w:val="baseline"/>
      <w:cs w:val="0"/>
    </w:rPr>
  </w:style>
  <w:style w:type="table" w:customStyle="1" w:styleId="Style40">
    <w:name w:val="_Style 40"/>
    <w:basedOn w:val="a1"/>
    <w:qFormat/>
    <w:tblPr>
      <w:tblCellMar>
        <w:top w:w="14" w:type="dxa"/>
        <w:left w:w="72" w:type="dxa"/>
        <w:bottom w:w="14" w:type="dxa"/>
        <w:right w:w="72" w:type="dxa"/>
      </w:tblCellMar>
    </w:tblPr>
  </w:style>
  <w:style w:type="paragraph" w:customStyle="1" w:styleId="21">
    <w:name w:val="列表段落2"/>
    <w:basedOn w:val="a"/>
    <w:uiPriority w:val="99"/>
    <w:qFormat/>
    <w:pPr>
      <w:ind w:left="720"/>
      <w:contextualSpacing/>
    </w:pPr>
  </w:style>
  <w:style w:type="paragraph" w:customStyle="1" w:styleId="Revision2">
    <w:name w:val="Revision2"/>
    <w:hidden/>
    <w:uiPriority w:val="99"/>
    <w:semiHidden/>
    <w:qFormat/>
    <w:rPr>
      <w:rFonts w:ascii="Calibri" w:hAnsi="Calibri" w:cs="Calibri"/>
      <w:position w:val="-1"/>
      <w:sz w:val="22"/>
      <w:szCs w:val="22"/>
      <w:lang w:eastAsia="en-US"/>
    </w:rPr>
  </w:style>
  <w:style w:type="paragraph" w:customStyle="1" w:styleId="ListParagraph2">
    <w:name w:val="List Paragraph2"/>
    <w:basedOn w:val="a"/>
    <w:uiPriority w:val="34"/>
    <w:qFormat/>
    <w:pPr>
      <w:ind w:left="720"/>
      <w:contextualSpacing/>
    </w:pPr>
  </w:style>
  <w:style w:type="paragraph" w:customStyle="1" w:styleId="Normal1">
    <w:name w:val="Normal1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eastAsia="en-US"/>
    </w:rPr>
  </w:style>
  <w:style w:type="paragraph" w:customStyle="1" w:styleId="Body">
    <w:name w:val="Body"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  <w:lang w:val="it-IT"/>
    </w:rPr>
  </w:style>
  <w:style w:type="paragraph" w:customStyle="1" w:styleId="Revision3">
    <w:name w:val="Revision3"/>
    <w:hidden/>
    <w:uiPriority w:val="99"/>
    <w:semiHidden/>
    <w:qFormat/>
    <w:rPr>
      <w:rFonts w:ascii="Calibri" w:hAnsi="Calibri" w:cs="Calibri"/>
      <w:position w:val="-1"/>
      <w:sz w:val="22"/>
      <w:szCs w:val="22"/>
      <w:lang w:eastAsia="en-US"/>
    </w:rPr>
  </w:style>
  <w:style w:type="paragraph" w:customStyle="1" w:styleId="ListParagraph3">
    <w:name w:val="List Paragraph3"/>
    <w:basedOn w:val="a"/>
    <w:uiPriority w:val="99"/>
    <w:qFormat/>
    <w:pPr>
      <w:ind w:left="720"/>
      <w:contextualSpacing/>
    </w:pPr>
  </w:style>
  <w:style w:type="character" w:customStyle="1" w:styleId="UnresolvedMention2">
    <w:name w:val="Unresolved Mention2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ListParagraph4">
    <w:name w:val="List Paragraph4"/>
    <w:basedOn w:val="a"/>
    <w:uiPriority w:val="99"/>
    <w:qFormat/>
    <w:pPr>
      <w:ind w:left="720"/>
      <w:contextualSpacing/>
    </w:pPr>
  </w:style>
  <w:style w:type="paragraph" w:customStyle="1" w:styleId="Revision4">
    <w:name w:val="Revision4"/>
    <w:hidden/>
    <w:uiPriority w:val="99"/>
    <w:unhideWhenUsed/>
    <w:qFormat/>
    <w:rPr>
      <w:rFonts w:ascii="Calibri" w:hAnsi="Calibri" w:cs="Calibri"/>
      <w:position w:val="-1"/>
      <w:sz w:val="22"/>
      <w:szCs w:val="22"/>
      <w:lang w:eastAsia="en-US"/>
    </w:rPr>
  </w:style>
  <w:style w:type="paragraph" w:customStyle="1" w:styleId="Revision5">
    <w:name w:val="Revision5"/>
    <w:hidden/>
    <w:uiPriority w:val="99"/>
    <w:unhideWhenUsed/>
    <w:qFormat/>
    <w:rPr>
      <w:rFonts w:ascii="Calibri" w:hAnsi="Calibri" w:cs="Calibri"/>
      <w:position w:val="-1"/>
      <w:sz w:val="22"/>
      <w:szCs w:val="22"/>
      <w:lang w:eastAsia="en-US"/>
    </w:rPr>
  </w:style>
  <w:style w:type="paragraph" w:customStyle="1" w:styleId="Revision6">
    <w:name w:val="Revision6"/>
    <w:hidden/>
    <w:uiPriority w:val="99"/>
    <w:unhideWhenUsed/>
    <w:qFormat/>
    <w:rPr>
      <w:rFonts w:ascii="Calibri" w:hAnsi="Calibri" w:cs="Calibri"/>
      <w:position w:val="-1"/>
      <w:sz w:val="22"/>
      <w:szCs w:val="22"/>
      <w:lang w:eastAsia="en-US"/>
    </w:rPr>
  </w:style>
  <w:style w:type="paragraph" w:styleId="af0">
    <w:name w:val="List Paragraph"/>
    <w:basedOn w:val="a"/>
    <w:uiPriority w:val="99"/>
    <w:unhideWhenUsed/>
    <w:qFormat/>
    <w:pPr>
      <w:ind w:left="720"/>
      <w:contextualSpacing/>
    </w:pPr>
  </w:style>
  <w:style w:type="paragraph" w:customStyle="1" w:styleId="10">
    <w:name w:val="修订1"/>
    <w:hidden/>
    <w:uiPriority w:val="99"/>
    <w:unhideWhenUsed/>
    <w:qFormat/>
    <w:rPr>
      <w:rFonts w:ascii="Calibri" w:hAnsi="Calibri" w:cs="Calibri"/>
      <w:position w:val="-1"/>
      <w:sz w:val="22"/>
      <w:szCs w:val="22"/>
      <w:lang w:eastAsia="en-US"/>
    </w:rPr>
  </w:style>
  <w:style w:type="paragraph" w:styleId="af1">
    <w:name w:val="Revision"/>
    <w:hidden/>
    <w:uiPriority w:val="99"/>
    <w:unhideWhenUsed/>
    <w:rsid w:val="00A65696"/>
    <w:rPr>
      <w:rFonts w:ascii="Calibri" w:hAnsi="Calibri" w:cs="Calibri"/>
      <w:position w:val="-1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108@rice.edu" TargetMode="External"/><Relationship Id="rId13" Type="http://schemas.openxmlformats.org/officeDocument/2006/relationships/footer" Target="footer2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microsoft.com/office/2011/relationships/people" Target="people.xml"/><Relationship Id="rId10" Type="http://schemas.openxmlformats.org/officeDocument/2006/relationships/header" Target="head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yperlink" Target="http://linkedin.com/in/austin-huang-0773a5251" TargetMode="Externa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916BF-D24C-44A4-B416-256929397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811</Words>
  <Characters>4651</Characters>
  <Application>Microsoft Office Word</Application>
  <DocSecurity>0</DocSecurity>
  <Lines>73</Lines>
  <Paragraphs>66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Harrison</dc:creator>
  <cp:lastModifiedBy>Austin Huang</cp:lastModifiedBy>
  <cp:revision>7</cp:revision>
  <cp:lastPrinted>2023-09-18T18:48:00Z</cp:lastPrinted>
  <dcterms:created xsi:type="dcterms:W3CDTF">2023-08-12T04:21:00Z</dcterms:created>
  <dcterms:modified xsi:type="dcterms:W3CDTF">2025-07-11T08:54:00Z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A11046A2A365401488249E7271165DD1_13</vt:lpwstr>
  </property>
  <property fmtid="{D5CDD505-2E9C-101B-9397-08002B2CF9AE}" pid="4" name="KSOTemplateDocerSaveRecord">
    <vt:lpwstr>eyJoZGlkIjoiNjFhMWM0Mzc4NzhlZDlkZmQ5ZjVhZDkyNTJkOGNkOTIiLCJ1c2VySWQiOiIxNjg0MDg1NTk3In0=</vt:lpwstr>
  </property>
</Properties>
</file>